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3CDD9" w14:textId="77777777" w:rsidR="00F011C9" w:rsidRPr="00F011C9" w:rsidRDefault="00F011C9" w:rsidP="00F011C9">
      <w:pPr>
        <w:rPr>
          <w:rFonts w:ascii="Arial" w:hAnsi="Arial" w:cs="Arial"/>
          <w:lang w:val="en-GB"/>
        </w:rPr>
      </w:pPr>
      <w:r w:rsidRPr="000A2391">
        <w:rPr>
          <w:rFonts w:ascii="Arial" w:hAnsi="Arial" w:cs="Arial"/>
          <w:lang w:val="en-GB"/>
        </w:rPr>
        <w:t>Change Request (CR)</w:t>
      </w:r>
      <w:r w:rsidR="000D2FFB">
        <w:rPr>
          <w:rFonts w:ascii="Arial" w:hAnsi="Arial" w:cs="Arial"/>
          <w:lang w:val="en-GB"/>
        </w:rPr>
        <w:t xml:space="preserve"> for S-401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3"/>
        <w:gridCol w:w="4368"/>
        <w:gridCol w:w="4265"/>
      </w:tblGrid>
      <w:tr w:rsidR="00F011C9" w:rsidRPr="00946D46" w14:paraId="3BFAD120" w14:textId="77777777" w:rsidTr="00310403">
        <w:trPr>
          <w:trHeight w:val="538"/>
        </w:trPr>
        <w:tc>
          <w:tcPr>
            <w:tcW w:w="475" w:type="dxa"/>
          </w:tcPr>
          <w:p w14:paraId="2C4CF498" w14:textId="77777777" w:rsidR="00F011C9" w:rsidRPr="0005464C" w:rsidRDefault="00F011C9" w:rsidP="00CD4101">
            <w:pPr>
              <w:rPr>
                <w:rFonts w:ascii="Arial" w:hAnsi="Arial" w:cs="Arial"/>
                <w:sz w:val="20"/>
                <w:szCs w:val="20"/>
                <w:lang w:val="en-GB"/>
              </w:rPr>
            </w:pPr>
            <w:r w:rsidRPr="000A2391">
              <w:rPr>
                <w:rFonts w:ascii="Arial" w:hAnsi="Arial" w:cs="Arial"/>
                <w:sz w:val="20"/>
                <w:szCs w:val="20"/>
                <w:lang w:val="en-GB"/>
              </w:rPr>
              <w:t>0</w:t>
            </w:r>
          </w:p>
        </w:tc>
        <w:tc>
          <w:tcPr>
            <w:tcW w:w="8731" w:type="dxa"/>
            <w:gridSpan w:val="2"/>
          </w:tcPr>
          <w:p w14:paraId="1F50413D" w14:textId="57A3D1B5" w:rsidR="00A457C9" w:rsidRPr="00D874AE" w:rsidRDefault="00A457C9" w:rsidP="00CD4101">
            <w:pPr>
              <w:pStyle w:val="Geenafstand"/>
              <w:jc w:val="both"/>
              <w:rPr>
                <w:rFonts w:cs="Arial"/>
                <w:sz w:val="20"/>
                <w:szCs w:val="20"/>
                <w:lang w:val="en-US"/>
              </w:rPr>
            </w:pPr>
            <w:r w:rsidRPr="0005464C">
              <w:rPr>
                <w:rFonts w:cs="Arial"/>
                <w:b/>
                <w:sz w:val="20"/>
                <w:szCs w:val="20"/>
                <w:lang w:val="en-GB"/>
              </w:rPr>
              <w:t>Title:</w:t>
            </w:r>
            <w:r w:rsidRPr="0005464C">
              <w:rPr>
                <w:rFonts w:cs="Arial"/>
                <w:b/>
                <w:sz w:val="20"/>
                <w:szCs w:val="20"/>
                <w:lang w:val="en-GB"/>
              </w:rPr>
              <w:tab/>
            </w:r>
            <w:r w:rsidR="00D874AE" w:rsidRPr="00D874AE">
              <w:rPr>
                <w:rFonts w:cs="Arial"/>
                <w:sz w:val="20"/>
                <w:szCs w:val="20"/>
                <w:lang w:val="en-US"/>
              </w:rPr>
              <w:t>E</w:t>
            </w:r>
            <w:r w:rsidR="00D874AE">
              <w:rPr>
                <w:rFonts w:cs="Arial"/>
                <w:sz w:val="20"/>
                <w:szCs w:val="20"/>
                <w:lang w:val="en-US"/>
              </w:rPr>
              <w:t>ncoding of bridges</w:t>
            </w:r>
          </w:p>
          <w:p w14:paraId="64E388B7" w14:textId="774CB7D8" w:rsidR="00B056BA" w:rsidRDefault="00B056BA" w:rsidP="00B056BA">
            <w:pPr>
              <w:pStyle w:val="Geenafstand"/>
              <w:tabs>
                <w:tab w:val="left" w:pos="2689"/>
              </w:tabs>
              <w:jc w:val="both"/>
              <w:rPr>
                <w:sz w:val="20"/>
                <w:szCs w:val="20"/>
                <w:lang w:val="en-GB"/>
              </w:rPr>
            </w:pPr>
            <w:r>
              <w:rPr>
                <w:rFonts w:cs="Arial"/>
                <w:b/>
                <w:sz w:val="20"/>
                <w:szCs w:val="20"/>
                <w:lang w:val="en-GB"/>
              </w:rPr>
              <w:t xml:space="preserve">CR number: </w:t>
            </w:r>
            <w:r w:rsidR="00D874AE">
              <w:rPr>
                <w:b/>
                <w:sz w:val="20"/>
                <w:szCs w:val="20"/>
                <w:lang w:val="en-GB"/>
              </w:rPr>
              <w:t>456</w:t>
            </w:r>
            <w:r>
              <w:rPr>
                <w:sz w:val="20"/>
                <w:szCs w:val="20"/>
                <w:lang w:val="en-GB"/>
              </w:rPr>
              <w:tab/>
            </w:r>
            <w:r w:rsidR="00F011C9" w:rsidRPr="0005464C">
              <w:rPr>
                <w:rFonts w:cs="Arial"/>
                <w:b/>
                <w:sz w:val="20"/>
                <w:szCs w:val="20"/>
                <w:lang w:val="en-GB"/>
              </w:rPr>
              <w:t>Version:</w:t>
            </w:r>
            <w:r>
              <w:rPr>
                <w:rFonts w:cs="Arial"/>
                <w:b/>
                <w:sz w:val="20"/>
                <w:szCs w:val="20"/>
                <w:lang w:val="en-GB"/>
              </w:rPr>
              <w:t xml:space="preserve"> </w:t>
            </w:r>
            <w:r w:rsidR="00186A87">
              <w:rPr>
                <w:sz w:val="20"/>
                <w:szCs w:val="20"/>
                <w:lang w:val="en-GB"/>
              </w:rPr>
              <w:fldChar w:fldCharType="begin">
                <w:ffData>
                  <w:name w:val=""/>
                  <w:enabled/>
                  <w:calcOnExit w:val="0"/>
                  <w:textInput>
                    <w:default w:val="1"/>
                  </w:textInput>
                </w:ffData>
              </w:fldChar>
            </w:r>
            <w:r w:rsidR="00186A87">
              <w:rPr>
                <w:sz w:val="20"/>
                <w:szCs w:val="20"/>
                <w:lang w:val="en-GB"/>
              </w:rPr>
              <w:instrText xml:space="preserve"> FORMTEXT </w:instrText>
            </w:r>
            <w:r w:rsidR="00186A87">
              <w:rPr>
                <w:sz w:val="20"/>
                <w:szCs w:val="20"/>
                <w:lang w:val="en-GB"/>
              </w:rPr>
            </w:r>
            <w:r w:rsidR="00186A87">
              <w:rPr>
                <w:sz w:val="20"/>
                <w:szCs w:val="20"/>
                <w:lang w:val="en-GB"/>
              </w:rPr>
              <w:fldChar w:fldCharType="separate"/>
            </w:r>
            <w:r w:rsidR="00186A87">
              <w:rPr>
                <w:noProof/>
                <w:sz w:val="20"/>
                <w:szCs w:val="20"/>
                <w:lang w:val="en-GB"/>
              </w:rPr>
              <w:t>1</w:t>
            </w:r>
            <w:r w:rsidR="00186A87">
              <w:rPr>
                <w:sz w:val="20"/>
                <w:szCs w:val="20"/>
                <w:lang w:val="en-GB"/>
              </w:rPr>
              <w:fldChar w:fldCharType="end"/>
            </w:r>
            <w:r w:rsidR="00964EA0">
              <w:rPr>
                <w:sz w:val="20"/>
                <w:szCs w:val="20"/>
                <w:lang w:val="en-GB"/>
              </w:rPr>
              <w:t xml:space="preserve"> </w:t>
            </w:r>
            <w:r w:rsidR="00DE4B4A" w:rsidRPr="00DE4B4A">
              <w:rPr>
                <w:bCs/>
                <w:i/>
                <w:sz w:val="16"/>
                <w:szCs w:val="20"/>
                <w:lang w:val="en-GB"/>
              </w:rPr>
              <w:t>(starting with 1)</w:t>
            </w:r>
          </w:p>
          <w:p w14:paraId="0800C03B" w14:textId="77777777" w:rsidR="00964EA0" w:rsidRDefault="00964EA0" w:rsidP="00A31DD1">
            <w:pPr>
              <w:pStyle w:val="Geenafstand"/>
              <w:tabs>
                <w:tab w:val="left" w:pos="2689"/>
              </w:tabs>
              <w:rPr>
                <w:lang w:val="en-GB"/>
              </w:rPr>
            </w:pPr>
            <w:r w:rsidRPr="00964EA0">
              <w:rPr>
                <w:i/>
                <w:sz w:val="16"/>
                <w:szCs w:val="20"/>
                <w:lang w:val="en-GB"/>
              </w:rPr>
              <w:t xml:space="preserve">The next available CR number can be found in the currently valid Change Request List under </w:t>
            </w:r>
            <w:r w:rsidR="006F5517">
              <w:rPr>
                <w:i/>
                <w:sz w:val="16"/>
                <w:szCs w:val="20"/>
                <w:lang w:val="en-GB"/>
              </w:rPr>
              <w:t xml:space="preserve">the following </w:t>
            </w:r>
            <w:r w:rsidR="00A31DD1">
              <w:rPr>
                <w:i/>
                <w:sz w:val="16"/>
                <w:szCs w:val="20"/>
                <w:lang w:val="en-GB"/>
              </w:rPr>
              <w:t>URL</w:t>
            </w:r>
            <w:r w:rsidR="006F5517">
              <w:rPr>
                <w:i/>
                <w:sz w:val="16"/>
                <w:szCs w:val="20"/>
                <w:lang w:val="en-GB"/>
              </w:rPr>
              <w:t xml:space="preserve">: </w:t>
            </w:r>
            <w:hyperlink r:id="rId10" w:history="1">
              <w:r w:rsidR="00A31DD1" w:rsidRPr="008E3612">
                <w:rPr>
                  <w:rStyle w:val="Hyperlink"/>
                  <w:i/>
                  <w:sz w:val="16"/>
                  <w:szCs w:val="20"/>
                  <w:lang w:val="en-GB"/>
                </w:rPr>
                <w:t>https://docs.google.com/spreadsheets/d/1darzMTlkqN4nDWOetW_6vCuqbGukEvN_9XYohwB_QLE/edit?usp=sharing</w:t>
              </w:r>
            </w:hyperlink>
            <w:r w:rsidR="00A31DD1" w:rsidRPr="00A31DD1">
              <w:rPr>
                <w:lang w:val="en-GB"/>
              </w:rPr>
              <w:t xml:space="preserve"> </w:t>
            </w:r>
          </w:p>
          <w:p w14:paraId="1FDB528E" w14:textId="234E4219" w:rsidR="006A4126" w:rsidRPr="00964EA0" w:rsidRDefault="006A4126" w:rsidP="006A4126">
            <w:pPr>
              <w:pStyle w:val="Geenafstand"/>
              <w:tabs>
                <w:tab w:val="left" w:pos="2689"/>
              </w:tabs>
              <w:rPr>
                <w:rFonts w:cs="Arial"/>
                <w:i/>
                <w:sz w:val="20"/>
                <w:szCs w:val="20"/>
                <w:lang w:val="en-GB"/>
              </w:rPr>
            </w:pPr>
            <w:r>
              <w:rPr>
                <w:lang w:val="en-GB"/>
              </w:rPr>
              <w:t xml:space="preserve">Referring to edition </w:t>
            </w:r>
            <w:r w:rsidR="00186A87">
              <w:rPr>
                <w:sz w:val="20"/>
                <w:szCs w:val="20"/>
                <w:lang w:val="en-GB"/>
              </w:rPr>
              <w:fldChar w:fldCharType="begin">
                <w:ffData>
                  <w:name w:val=""/>
                  <w:enabled/>
                  <w:calcOnExit w:val="0"/>
                  <w:textInput>
                    <w:default w:val="2.0.0"/>
                  </w:textInput>
                </w:ffData>
              </w:fldChar>
            </w:r>
            <w:r w:rsidR="00186A87">
              <w:rPr>
                <w:sz w:val="20"/>
                <w:szCs w:val="20"/>
                <w:lang w:val="en-GB"/>
              </w:rPr>
              <w:instrText xml:space="preserve"> FORMTEXT </w:instrText>
            </w:r>
            <w:r w:rsidR="00186A87">
              <w:rPr>
                <w:sz w:val="20"/>
                <w:szCs w:val="20"/>
                <w:lang w:val="en-GB"/>
              </w:rPr>
            </w:r>
            <w:r w:rsidR="00186A87">
              <w:rPr>
                <w:sz w:val="20"/>
                <w:szCs w:val="20"/>
                <w:lang w:val="en-GB"/>
              </w:rPr>
              <w:fldChar w:fldCharType="separate"/>
            </w:r>
            <w:r w:rsidR="00186A87">
              <w:rPr>
                <w:noProof/>
                <w:sz w:val="20"/>
                <w:szCs w:val="20"/>
                <w:lang w:val="en-GB"/>
              </w:rPr>
              <w:t>2.0.0</w:t>
            </w:r>
            <w:r w:rsidR="00186A87">
              <w:rPr>
                <w:sz w:val="20"/>
                <w:szCs w:val="20"/>
                <w:lang w:val="en-GB"/>
              </w:rPr>
              <w:fldChar w:fldCharType="end"/>
            </w:r>
            <w:r>
              <w:rPr>
                <w:sz w:val="20"/>
                <w:szCs w:val="20"/>
                <w:lang w:val="en-GB"/>
              </w:rPr>
              <w:t xml:space="preserve"> </w:t>
            </w:r>
            <w:r w:rsidRPr="00822339">
              <w:rPr>
                <w:bCs/>
                <w:i/>
                <w:sz w:val="16"/>
                <w:szCs w:val="20"/>
                <w:lang w:val="en-GB"/>
              </w:rPr>
              <w:t>(please enter the last published edition)</w:t>
            </w:r>
          </w:p>
        </w:tc>
      </w:tr>
      <w:tr w:rsidR="00F011C9" w:rsidRPr="00946D46" w14:paraId="166C38C2" w14:textId="77777777" w:rsidTr="00310403">
        <w:trPr>
          <w:trHeight w:val="538"/>
        </w:trPr>
        <w:tc>
          <w:tcPr>
            <w:tcW w:w="475" w:type="dxa"/>
          </w:tcPr>
          <w:p w14:paraId="203593AA" w14:textId="77777777" w:rsidR="00F011C9" w:rsidRPr="0005464C" w:rsidRDefault="00F011C9" w:rsidP="00CD4101">
            <w:pPr>
              <w:rPr>
                <w:rFonts w:ascii="Arial" w:hAnsi="Arial" w:cs="Arial"/>
                <w:sz w:val="20"/>
                <w:szCs w:val="20"/>
                <w:lang w:val="en-GB"/>
              </w:rPr>
            </w:pPr>
            <w:r w:rsidRPr="0005464C">
              <w:rPr>
                <w:rFonts w:ascii="Arial" w:hAnsi="Arial" w:cs="Arial"/>
                <w:sz w:val="20"/>
                <w:szCs w:val="20"/>
                <w:lang w:val="en-GB"/>
              </w:rPr>
              <w:t>1</w:t>
            </w:r>
          </w:p>
        </w:tc>
        <w:tc>
          <w:tcPr>
            <w:tcW w:w="8731" w:type="dxa"/>
            <w:gridSpan w:val="2"/>
          </w:tcPr>
          <w:p w14:paraId="426EAED5" w14:textId="77777777" w:rsidR="006A4126" w:rsidRDefault="00F011C9" w:rsidP="00CD4101">
            <w:pPr>
              <w:pStyle w:val="Geenafstand"/>
              <w:rPr>
                <w:sz w:val="20"/>
                <w:szCs w:val="20"/>
                <w:lang w:val="en-GB"/>
              </w:rPr>
            </w:pPr>
            <w:r w:rsidRPr="0005464C">
              <w:rPr>
                <w:b/>
                <w:bCs/>
                <w:sz w:val="20"/>
                <w:szCs w:val="20"/>
                <w:lang w:val="en-GB"/>
              </w:rPr>
              <w:t xml:space="preserve"> Request for: </w:t>
            </w:r>
            <w:r w:rsidRPr="0005464C">
              <w:rPr>
                <w:b/>
                <w:bCs/>
                <w:sz w:val="20"/>
                <w:szCs w:val="20"/>
                <w:lang w:val="en-GB"/>
              </w:rPr>
              <w:br/>
            </w:r>
            <w:r w:rsidRPr="0005464C">
              <w:rPr>
                <w:b/>
                <w:bCs/>
                <w:sz w:val="20"/>
                <w:szCs w:val="20"/>
              </w:rPr>
              <w:fldChar w:fldCharType="begin">
                <w:ffData>
                  <w:name w:val="Kontrollkästchen1"/>
                  <w:enabled/>
                  <w:calcOnExit w:val="0"/>
                  <w:checkBox>
                    <w:sizeAuto/>
                    <w:default w:val="0"/>
                    <w:checked w:val="0"/>
                  </w:checkBox>
                </w:ffData>
              </w:fldChar>
            </w:r>
            <w:bookmarkStart w:id="0" w:name="Kontrollkästchen1"/>
            <w:r w:rsidRPr="0005464C">
              <w:rPr>
                <w:b/>
                <w:bCs/>
                <w:sz w:val="20"/>
                <w:szCs w:val="20"/>
                <w:lang w:val="en-GB"/>
              </w:rPr>
              <w:instrText xml:space="preserve"> FORMCHECKBOX </w:instrText>
            </w:r>
            <w:r w:rsidRPr="0005464C">
              <w:rPr>
                <w:b/>
                <w:bCs/>
                <w:sz w:val="20"/>
                <w:szCs w:val="20"/>
              </w:rPr>
            </w:r>
            <w:r w:rsidRPr="0005464C">
              <w:rPr>
                <w:b/>
                <w:bCs/>
                <w:sz w:val="20"/>
                <w:szCs w:val="20"/>
              </w:rPr>
              <w:fldChar w:fldCharType="separate"/>
            </w:r>
            <w:r w:rsidRPr="0005464C">
              <w:rPr>
                <w:b/>
                <w:bCs/>
                <w:sz w:val="20"/>
                <w:szCs w:val="20"/>
              </w:rPr>
              <w:fldChar w:fldCharType="end"/>
            </w:r>
            <w:bookmarkEnd w:id="0"/>
            <w:r w:rsidRPr="0005464C">
              <w:rPr>
                <w:b/>
                <w:bCs/>
                <w:sz w:val="20"/>
                <w:szCs w:val="20"/>
                <w:lang w:val="en-GB"/>
              </w:rPr>
              <w:t xml:space="preserve"> an </w:t>
            </w:r>
            <w:r w:rsidR="00CE238A">
              <w:rPr>
                <w:b/>
                <w:bCs/>
                <w:sz w:val="20"/>
                <w:szCs w:val="20"/>
                <w:lang w:val="en-GB"/>
              </w:rPr>
              <w:t>amendment</w:t>
            </w:r>
            <w:r w:rsidR="006A4126">
              <w:rPr>
                <w:b/>
                <w:bCs/>
                <w:sz w:val="20"/>
                <w:szCs w:val="20"/>
                <w:lang w:val="en-GB"/>
              </w:rPr>
              <w:t xml:space="preserve"> that does not affect the Feature and Portrayal Catalogues</w:t>
            </w:r>
          </w:p>
          <w:p w14:paraId="2B36058F" w14:textId="73F41999" w:rsidR="00F011C9" w:rsidRDefault="00186A87" w:rsidP="00822339">
            <w:pPr>
              <w:pStyle w:val="Geenafstand"/>
              <w:rPr>
                <w:bCs/>
                <w:i/>
                <w:sz w:val="16"/>
                <w:szCs w:val="20"/>
                <w:lang w:val="en-GB"/>
              </w:rPr>
            </w:pPr>
            <w:r>
              <w:rPr>
                <w:b/>
                <w:bCs/>
                <w:sz w:val="20"/>
                <w:szCs w:val="20"/>
                <w:lang w:val="en-GB"/>
              </w:rPr>
              <w:fldChar w:fldCharType="begin">
                <w:ffData>
                  <w:name w:val="Kontrollkästchen20"/>
                  <w:enabled/>
                  <w:calcOnExit w:val="0"/>
                  <w:checkBox>
                    <w:sizeAuto/>
                    <w:default w:val="1"/>
                  </w:checkBox>
                </w:ffData>
              </w:fldChar>
            </w:r>
            <w:bookmarkStart w:id="1" w:name="Kontrollkästchen20"/>
            <w:r>
              <w:rPr>
                <w:b/>
                <w:bCs/>
                <w:sz w:val="20"/>
                <w:szCs w:val="20"/>
                <w:lang w:val="en-GB"/>
              </w:rPr>
              <w:instrText xml:space="preserve"> FORMCHECKBOX </w:instrText>
            </w:r>
            <w:r>
              <w:rPr>
                <w:b/>
                <w:bCs/>
                <w:sz w:val="20"/>
                <w:szCs w:val="20"/>
                <w:lang w:val="en-GB"/>
              </w:rPr>
            </w:r>
            <w:r>
              <w:rPr>
                <w:b/>
                <w:bCs/>
                <w:sz w:val="20"/>
                <w:szCs w:val="20"/>
                <w:lang w:val="en-GB"/>
              </w:rPr>
              <w:fldChar w:fldCharType="separate"/>
            </w:r>
            <w:r>
              <w:rPr>
                <w:b/>
                <w:bCs/>
                <w:sz w:val="20"/>
                <w:szCs w:val="20"/>
                <w:lang w:val="en-GB"/>
              </w:rPr>
              <w:fldChar w:fldCharType="end"/>
            </w:r>
            <w:bookmarkEnd w:id="1"/>
            <w:r w:rsidR="00F011C9" w:rsidRPr="0005464C">
              <w:rPr>
                <w:b/>
                <w:bCs/>
                <w:sz w:val="20"/>
                <w:szCs w:val="20"/>
                <w:lang w:val="en-GB"/>
              </w:rPr>
              <w:t xml:space="preserve"> an </w:t>
            </w:r>
            <w:r w:rsidR="00CE238A">
              <w:rPr>
                <w:b/>
                <w:bCs/>
                <w:sz w:val="20"/>
                <w:szCs w:val="20"/>
                <w:lang w:val="en-GB"/>
              </w:rPr>
              <w:t>amendment</w:t>
            </w:r>
            <w:r w:rsidR="00F011C9" w:rsidRPr="0005464C">
              <w:rPr>
                <w:b/>
                <w:bCs/>
                <w:sz w:val="20"/>
                <w:szCs w:val="20"/>
                <w:lang w:val="en-GB"/>
              </w:rPr>
              <w:t xml:space="preserve"> that</w:t>
            </w:r>
            <w:r w:rsidR="00964EA0">
              <w:rPr>
                <w:b/>
                <w:bCs/>
                <w:sz w:val="20"/>
                <w:szCs w:val="20"/>
                <w:lang w:val="en-GB"/>
              </w:rPr>
              <w:t xml:space="preserve"> affects the Feature Catalogue </w:t>
            </w:r>
            <w:r w:rsidR="00F011C9" w:rsidRPr="0005464C">
              <w:rPr>
                <w:b/>
                <w:bCs/>
                <w:sz w:val="20"/>
                <w:szCs w:val="20"/>
                <w:lang w:val="en-GB"/>
              </w:rPr>
              <w:t xml:space="preserve">edition </w:t>
            </w:r>
            <w:r w:rsidR="00D4484E">
              <w:rPr>
                <w:sz w:val="20"/>
                <w:szCs w:val="20"/>
                <w:lang w:val="en-GB"/>
              </w:rPr>
              <w:fldChar w:fldCharType="begin">
                <w:ffData>
                  <w:name w:val=""/>
                  <w:enabled/>
                  <w:calcOnExit w:val="0"/>
                  <w:textInput/>
                </w:ffData>
              </w:fldChar>
            </w:r>
            <w:r w:rsidR="00D4484E">
              <w:rPr>
                <w:sz w:val="20"/>
                <w:szCs w:val="20"/>
                <w:lang w:val="en-GB"/>
              </w:rPr>
              <w:instrText xml:space="preserve"> FORMTEXT </w:instrText>
            </w:r>
            <w:r w:rsidR="00D4484E">
              <w:rPr>
                <w:sz w:val="20"/>
                <w:szCs w:val="20"/>
                <w:lang w:val="en-GB"/>
              </w:rPr>
            </w:r>
            <w:r w:rsidR="00D4484E">
              <w:rPr>
                <w:sz w:val="20"/>
                <w:szCs w:val="20"/>
                <w:lang w:val="en-GB"/>
              </w:rPr>
              <w:fldChar w:fldCharType="separate"/>
            </w:r>
            <w:r w:rsidR="00D4484E">
              <w:rPr>
                <w:noProof/>
                <w:sz w:val="20"/>
                <w:szCs w:val="20"/>
                <w:lang w:val="en-GB"/>
              </w:rPr>
              <w:t> </w:t>
            </w:r>
            <w:r w:rsidR="00D4484E">
              <w:rPr>
                <w:noProof/>
                <w:sz w:val="20"/>
                <w:szCs w:val="20"/>
                <w:lang w:val="en-GB"/>
              </w:rPr>
              <w:t> </w:t>
            </w:r>
            <w:r w:rsidR="00D4484E">
              <w:rPr>
                <w:noProof/>
                <w:sz w:val="20"/>
                <w:szCs w:val="20"/>
                <w:lang w:val="en-GB"/>
              </w:rPr>
              <w:t> </w:t>
            </w:r>
            <w:r w:rsidR="00D4484E">
              <w:rPr>
                <w:noProof/>
                <w:sz w:val="20"/>
                <w:szCs w:val="20"/>
                <w:lang w:val="en-GB"/>
              </w:rPr>
              <w:t> </w:t>
            </w:r>
            <w:r w:rsidR="00D4484E">
              <w:rPr>
                <w:noProof/>
                <w:sz w:val="20"/>
                <w:szCs w:val="20"/>
                <w:lang w:val="en-GB"/>
              </w:rPr>
              <w:t> </w:t>
            </w:r>
            <w:r w:rsidR="00D4484E">
              <w:rPr>
                <w:sz w:val="20"/>
                <w:szCs w:val="20"/>
                <w:lang w:val="en-GB"/>
              </w:rPr>
              <w:fldChar w:fldCharType="end"/>
            </w:r>
            <w:r w:rsidR="00822339">
              <w:rPr>
                <w:sz w:val="20"/>
                <w:szCs w:val="20"/>
                <w:lang w:val="en-GB"/>
              </w:rPr>
              <w:t xml:space="preserve"> </w:t>
            </w:r>
            <w:r w:rsidR="00822339" w:rsidRPr="00822339">
              <w:rPr>
                <w:bCs/>
                <w:i/>
                <w:sz w:val="16"/>
                <w:szCs w:val="20"/>
                <w:lang w:val="en-GB"/>
              </w:rPr>
              <w:t>(last published edition</w:t>
            </w:r>
            <w:r w:rsidR="00822339">
              <w:rPr>
                <w:bCs/>
                <w:i/>
                <w:sz w:val="16"/>
                <w:szCs w:val="20"/>
                <w:lang w:val="en-GB"/>
              </w:rPr>
              <w:t>)</w:t>
            </w:r>
          </w:p>
          <w:p w14:paraId="5280132B" w14:textId="593442CC" w:rsidR="00BD2C0B" w:rsidRPr="00BD2C0B" w:rsidRDefault="003A581D" w:rsidP="00CE238A">
            <w:pPr>
              <w:pStyle w:val="Geenafstand"/>
              <w:rPr>
                <w:bCs/>
                <w:i/>
                <w:sz w:val="16"/>
                <w:szCs w:val="20"/>
                <w:lang w:val="en-GB"/>
              </w:rPr>
            </w:pPr>
            <w:r>
              <w:rPr>
                <w:b/>
                <w:bCs/>
                <w:sz w:val="20"/>
                <w:szCs w:val="20"/>
                <w:lang w:val="en-GB"/>
              </w:rPr>
              <w:fldChar w:fldCharType="begin">
                <w:ffData>
                  <w:name w:val=""/>
                  <w:enabled/>
                  <w:calcOnExit w:val="0"/>
                  <w:checkBox>
                    <w:sizeAuto/>
                    <w:default w:val="0"/>
                  </w:checkBox>
                </w:ffData>
              </w:fldChar>
            </w:r>
            <w:r>
              <w:rPr>
                <w:b/>
                <w:bCs/>
                <w:sz w:val="20"/>
                <w:szCs w:val="20"/>
                <w:lang w:val="en-GB"/>
              </w:rPr>
              <w:instrText xml:space="preserve"> FORMCHECKBOX </w:instrText>
            </w:r>
            <w:r>
              <w:rPr>
                <w:b/>
                <w:bCs/>
                <w:sz w:val="20"/>
                <w:szCs w:val="20"/>
                <w:lang w:val="en-GB"/>
              </w:rPr>
            </w:r>
            <w:r>
              <w:rPr>
                <w:b/>
                <w:bCs/>
                <w:sz w:val="20"/>
                <w:szCs w:val="20"/>
                <w:lang w:val="en-GB"/>
              </w:rPr>
              <w:fldChar w:fldCharType="separate"/>
            </w:r>
            <w:r>
              <w:rPr>
                <w:b/>
                <w:bCs/>
                <w:sz w:val="20"/>
                <w:szCs w:val="20"/>
                <w:lang w:val="en-GB"/>
              </w:rPr>
              <w:fldChar w:fldCharType="end"/>
            </w:r>
            <w:r w:rsidR="00BD2C0B" w:rsidRPr="0005464C">
              <w:rPr>
                <w:b/>
                <w:bCs/>
                <w:sz w:val="20"/>
                <w:szCs w:val="20"/>
                <w:lang w:val="en-GB"/>
              </w:rPr>
              <w:t xml:space="preserve"> an </w:t>
            </w:r>
            <w:r w:rsidR="00CE238A">
              <w:rPr>
                <w:b/>
                <w:bCs/>
                <w:sz w:val="20"/>
                <w:szCs w:val="20"/>
                <w:lang w:val="en-GB"/>
              </w:rPr>
              <w:t>amendment</w:t>
            </w:r>
            <w:r w:rsidR="00BD2C0B" w:rsidRPr="0005464C">
              <w:rPr>
                <w:b/>
                <w:bCs/>
                <w:sz w:val="20"/>
                <w:szCs w:val="20"/>
                <w:lang w:val="en-GB"/>
              </w:rPr>
              <w:t xml:space="preserve"> that</w:t>
            </w:r>
            <w:r w:rsidR="00BD2C0B">
              <w:rPr>
                <w:b/>
                <w:bCs/>
                <w:sz w:val="20"/>
                <w:szCs w:val="20"/>
                <w:lang w:val="en-GB"/>
              </w:rPr>
              <w:t xml:space="preserve"> affects the Portrayal Catalogue </w:t>
            </w:r>
            <w:r w:rsidR="00BD2C0B" w:rsidRPr="0005464C">
              <w:rPr>
                <w:b/>
                <w:bCs/>
                <w:sz w:val="20"/>
                <w:szCs w:val="20"/>
                <w:lang w:val="en-GB"/>
              </w:rPr>
              <w:t xml:space="preserve">edition </w:t>
            </w:r>
            <w:r w:rsidR="00D4484E">
              <w:rPr>
                <w:sz w:val="20"/>
                <w:szCs w:val="20"/>
                <w:lang w:val="en-GB"/>
              </w:rPr>
              <w:fldChar w:fldCharType="begin">
                <w:ffData>
                  <w:name w:val=""/>
                  <w:enabled/>
                  <w:calcOnExit w:val="0"/>
                  <w:textInput/>
                </w:ffData>
              </w:fldChar>
            </w:r>
            <w:r w:rsidR="00D4484E">
              <w:rPr>
                <w:sz w:val="20"/>
                <w:szCs w:val="20"/>
                <w:lang w:val="en-GB"/>
              </w:rPr>
              <w:instrText xml:space="preserve"> FORMTEXT </w:instrText>
            </w:r>
            <w:r w:rsidR="00D4484E">
              <w:rPr>
                <w:sz w:val="20"/>
                <w:szCs w:val="20"/>
                <w:lang w:val="en-GB"/>
              </w:rPr>
            </w:r>
            <w:r w:rsidR="00D4484E">
              <w:rPr>
                <w:sz w:val="20"/>
                <w:szCs w:val="20"/>
                <w:lang w:val="en-GB"/>
              </w:rPr>
              <w:fldChar w:fldCharType="separate"/>
            </w:r>
            <w:r w:rsidR="00D4484E">
              <w:rPr>
                <w:noProof/>
                <w:sz w:val="20"/>
                <w:szCs w:val="20"/>
                <w:lang w:val="en-GB"/>
              </w:rPr>
              <w:t> </w:t>
            </w:r>
            <w:r w:rsidR="00D4484E">
              <w:rPr>
                <w:noProof/>
                <w:sz w:val="20"/>
                <w:szCs w:val="20"/>
                <w:lang w:val="en-GB"/>
              </w:rPr>
              <w:t> </w:t>
            </w:r>
            <w:r w:rsidR="00D4484E">
              <w:rPr>
                <w:noProof/>
                <w:sz w:val="20"/>
                <w:szCs w:val="20"/>
                <w:lang w:val="en-GB"/>
              </w:rPr>
              <w:t> </w:t>
            </w:r>
            <w:r w:rsidR="00D4484E">
              <w:rPr>
                <w:noProof/>
                <w:sz w:val="20"/>
                <w:szCs w:val="20"/>
                <w:lang w:val="en-GB"/>
              </w:rPr>
              <w:t> </w:t>
            </w:r>
            <w:r w:rsidR="00D4484E">
              <w:rPr>
                <w:noProof/>
                <w:sz w:val="20"/>
                <w:szCs w:val="20"/>
                <w:lang w:val="en-GB"/>
              </w:rPr>
              <w:t> </w:t>
            </w:r>
            <w:r w:rsidR="00D4484E">
              <w:rPr>
                <w:sz w:val="20"/>
                <w:szCs w:val="20"/>
                <w:lang w:val="en-GB"/>
              </w:rPr>
              <w:fldChar w:fldCharType="end"/>
            </w:r>
            <w:r w:rsidR="00BD2C0B">
              <w:rPr>
                <w:sz w:val="20"/>
                <w:szCs w:val="20"/>
                <w:lang w:val="en-GB"/>
              </w:rPr>
              <w:t xml:space="preserve"> </w:t>
            </w:r>
            <w:r w:rsidR="00BD2C0B" w:rsidRPr="00822339">
              <w:rPr>
                <w:bCs/>
                <w:i/>
                <w:sz w:val="16"/>
                <w:szCs w:val="20"/>
                <w:lang w:val="en-GB"/>
              </w:rPr>
              <w:t>(last published edition</w:t>
            </w:r>
            <w:r w:rsidR="00BD2C0B">
              <w:rPr>
                <w:bCs/>
                <w:i/>
                <w:sz w:val="16"/>
                <w:szCs w:val="20"/>
                <w:lang w:val="en-GB"/>
              </w:rPr>
              <w:t>)</w:t>
            </w:r>
          </w:p>
        </w:tc>
      </w:tr>
      <w:tr w:rsidR="00CE238A" w:rsidRPr="00946D46" w14:paraId="3D7DA608" w14:textId="77777777" w:rsidTr="00310403">
        <w:tc>
          <w:tcPr>
            <w:tcW w:w="475" w:type="dxa"/>
          </w:tcPr>
          <w:p w14:paraId="50CA1FAD" w14:textId="77777777" w:rsidR="00CE238A" w:rsidRDefault="00CE238A" w:rsidP="00CD4101">
            <w:pPr>
              <w:rPr>
                <w:rFonts w:ascii="Arial" w:hAnsi="Arial" w:cs="Arial"/>
                <w:sz w:val="20"/>
                <w:szCs w:val="20"/>
                <w:lang w:val="en-GB"/>
              </w:rPr>
            </w:pPr>
            <w:r>
              <w:rPr>
                <w:rFonts w:ascii="Arial" w:hAnsi="Arial" w:cs="Arial"/>
                <w:sz w:val="20"/>
                <w:szCs w:val="20"/>
                <w:lang w:val="en-GB"/>
              </w:rPr>
              <w:t>2</w:t>
            </w:r>
          </w:p>
        </w:tc>
        <w:tc>
          <w:tcPr>
            <w:tcW w:w="8731" w:type="dxa"/>
            <w:gridSpan w:val="2"/>
          </w:tcPr>
          <w:p w14:paraId="752E0856" w14:textId="77777777" w:rsidR="00CE238A" w:rsidRPr="0005464C" w:rsidRDefault="00CE238A" w:rsidP="00CE238A">
            <w:pPr>
              <w:pStyle w:val="Geenafstand"/>
              <w:rPr>
                <w:sz w:val="20"/>
                <w:szCs w:val="20"/>
                <w:lang w:val="en-GB"/>
              </w:rPr>
            </w:pPr>
            <w:r w:rsidRPr="0005464C">
              <w:rPr>
                <w:sz w:val="20"/>
                <w:szCs w:val="20"/>
                <w:lang w:val="en-GB"/>
              </w:rPr>
              <w:t>Explanation, why this amendment/change is needed:</w:t>
            </w:r>
          </w:p>
          <w:p w14:paraId="2059095C" w14:textId="4419BFFB" w:rsidR="00CE238A" w:rsidRDefault="00D874AE" w:rsidP="00CE238A">
            <w:pPr>
              <w:pStyle w:val="Geenafstand"/>
              <w:rPr>
                <w:sz w:val="20"/>
                <w:szCs w:val="20"/>
                <w:lang w:val="en-GB"/>
              </w:rPr>
            </w:pPr>
            <w:r>
              <w:rPr>
                <w:sz w:val="20"/>
                <w:szCs w:val="20"/>
                <w:lang w:val="en-GB"/>
              </w:rPr>
              <w:t>The encoding of bridges will differ enormously from the way it was done in S-57. This change request will</w:t>
            </w:r>
            <w:r w:rsidR="00853737">
              <w:rPr>
                <w:sz w:val="20"/>
                <w:szCs w:val="20"/>
                <w:lang w:val="en-GB"/>
              </w:rPr>
              <w:t xml:space="preserve"> adapt to the encoding of bridges </w:t>
            </w:r>
            <w:r w:rsidR="00946D46">
              <w:rPr>
                <w:sz w:val="20"/>
                <w:szCs w:val="20"/>
                <w:lang w:val="en-GB"/>
              </w:rPr>
              <w:t xml:space="preserve">as </w:t>
            </w:r>
            <w:r w:rsidR="003A581D">
              <w:rPr>
                <w:sz w:val="20"/>
                <w:szCs w:val="20"/>
                <w:lang w:val="en-GB"/>
              </w:rPr>
              <w:t xml:space="preserve">in </w:t>
            </w:r>
            <w:r w:rsidR="00853737">
              <w:rPr>
                <w:sz w:val="20"/>
                <w:szCs w:val="20"/>
                <w:lang w:val="en-GB"/>
              </w:rPr>
              <w:t>S-101 by using different feature types (bridge, span opening, span fixed)</w:t>
            </w:r>
            <w:r>
              <w:rPr>
                <w:sz w:val="20"/>
                <w:szCs w:val="20"/>
                <w:lang w:val="en-GB"/>
              </w:rPr>
              <w:t>.</w:t>
            </w:r>
          </w:p>
          <w:p w14:paraId="181B8E37" w14:textId="77777777" w:rsidR="006179DD" w:rsidRPr="006179DD" w:rsidRDefault="00946D46" w:rsidP="006179DD">
            <w:pPr>
              <w:pStyle w:val="p1"/>
              <w:rPr>
                <w:sz w:val="24"/>
                <w:szCs w:val="24"/>
                <w:lang w:val="en-GB"/>
              </w:rPr>
            </w:pPr>
            <w:r>
              <w:rPr>
                <w:sz w:val="20"/>
                <w:szCs w:val="20"/>
                <w:lang w:val="en-GB"/>
              </w:rPr>
              <w:t xml:space="preserve">This new encoding procedure has already been discussed and agreed </w:t>
            </w:r>
            <w:r w:rsidR="006179DD">
              <w:rPr>
                <w:sz w:val="20"/>
                <w:szCs w:val="20"/>
                <w:lang w:val="en-GB"/>
              </w:rPr>
              <w:t>during</w:t>
            </w:r>
            <w:r>
              <w:rPr>
                <w:sz w:val="20"/>
                <w:szCs w:val="20"/>
                <w:lang w:val="en-GB"/>
              </w:rPr>
              <w:t xml:space="preserve"> the IEHG</w:t>
            </w:r>
            <w:r w:rsidR="006179DD">
              <w:rPr>
                <w:sz w:val="20"/>
                <w:szCs w:val="20"/>
                <w:lang w:val="en-GB"/>
              </w:rPr>
              <w:t xml:space="preserve"> meeting of 2023</w:t>
            </w:r>
            <w:r>
              <w:rPr>
                <w:sz w:val="20"/>
                <w:szCs w:val="20"/>
                <w:lang w:val="en-GB"/>
              </w:rPr>
              <w:t xml:space="preserve">. </w:t>
            </w:r>
          </w:p>
          <w:p w14:paraId="152A89B5" w14:textId="77777777" w:rsidR="006179DD" w:rsidRPr="006179DD" w:rsidRDefault="006179DD" w:rsidP="006179DD">
            <w:pPr>
              <w:pStyle w:val="p1"/>
              <w:rPr>
                <w:i/>
                <w:iCs/>
                <w:sz w:val="20"/>
                <w:szCs w:val="20"/>
                <w:lang w:val="en-US"/>
              </w:rPr>
            </w:pPr>
          </w:p>
          <w:p w14:paraId="6FA0E23B" w14:textId="1BF13A56" w:rsidR="006179DD" w:rsidRPr="006179DD" w:rsidRDefault="006179DD" w:rsidP="006179DD">
            <w:pPr>
              <w:pStyle w:val="p1"/>
              <w:rPr>
                <w:i/>
                <w:iCs/>
                <w:sz w:val="20"/>
                <w:szCs w:val="20"/>
                <w:lang w:val="en-US"/>
              </w:rPr>
            </w:pPr>
            <w:r w:rsidRPr="006179DD">
              <w:rPr>
                <w:b/>
                <w:bCs/>
                <w:i/>
                <w:iCs/>
                <w:sz w:val="20"/>
                <w:szCs w:val="20"/>
                <w:lang w:val="en-US"/>
              </w:rPr>
              <w:t>“ACTION POINT</w:t>
            </w:r>
            <w:r w:rsidRPr="006179DD">
              <w:rPr>
                <w:i/>
                <w:iCs/>
                <w:sz w:val="20"/>
                <w:szCs w:val="20"/>
                <w:lang w:val="en-US"/>
              </w:rPr>
              <w:t>: COMEX² to 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p w14:paraId="47A74CFA" w14:textId="77777777" w:rsidR="006179DD" w:rsidRPr="006179DD" w:rsidRDefault="006179DD" w:rsidP="006179DD">
            <w:pPr>
              <w:pStyle w:val="p1"/>
              <w:rPr>
                <w:sz w:val="20"/>
                <w:szCs w:val="20"/>
                <w:lang w:val="en-US"/>
              </w:rPr>
            </w:pPr>
          </w:p>
          <w:p w14:paraId="0202B8F1" w14:textId="0A13D40B" w:rsidR="00946D46" w:rsidRDefault="00946D46" w:rsidP="00CE238A">
            <w:pPr>
              <w:pStyle w:val="Geenafstand"/>
              <w:rPr>
                <w:sz w:val="20"/>
                <w:szCs w:val="20"/>
                <w:lang w:val="en-GB"/>
              </w:rPr>
            </w:pPr>
            <w:r>
              <w:rPr>
                <w:sz w:val="20"/>
                <w:szCs w:val="20"/>
                <w:lang w:val="en-GB"/>
              </w:rPr>
              <w:t>The change request is the formal approval.</w:t>
            </w:r>
          </w:p>
        </w:tc>
      </w:tr>
      <w:tr w:rsidR="00F011C9" w:rsidRPr="00946D46" w14:paraId="59F9F0EC" w14:textId="77777777" w:rsidTr="00310403">
        <w:tc>
          <w:tcPr>
            <w:tcW w:w="475" w:type="dxa"/>
          </w:tcPr>
          <w:p w14:paraId="18574865" w14:textId="77777777" w:rsidR="00F011C9" w:rsidRPr="0005464C" w:rsidRDefault="00CE238A" w:rsidP="00CD4101">
            <w:pPr>
              <w:rPr>
                <w:rFonts w:ascii="Arial" w:hAnsi="Arial" w:cs="Arial"/>
                <w:sz w:val="20"/>
                <w:szCs w:val="20"/>
                <w:lang w:val="en-GB"/>
              </w:rPr>
            </w:pPr>
            <w:r>
              <w:rPr>
                <w:rFonts w:ascii="Arial" w:hAnsi="Arial" w:cs="Arial"/>
                <w:sz w:val="20"/>
                <w:szCs w:val="20"/>
                <w:lang w:val="en-GB"/>
              </w:rPr>
              <w:t>3</w:t>
            </w:r>
          </w:p>
        </w:tc>
        <w:tc>
          <w:tcPr>
            <w:tcW w:w="8731" w:type="dxa"/>
            <w:gridSpan w:val="2"/>
          </w:tcPr>
          <w:p w14:paraId="6780F9BF" w14:textId="3E5C0D2B" w:rsidR="00F011C9" w:rsidRPr="0005464C" w:rsidRDefault="006A4126" w:rsidP="00CD4101">
            <w:pPr>
              <w:pStyle w:val="Geenafstand"/>
              <w:rPr>
                <w:sz w:val="20"/>
                <w:szCs w:val="20"/>
                <w:lang w:val="en-GB"/>
              </w:rPr>
            </w:pPr>
            <w:r>
              <w:rPr>
                <w:sz w:val="20"/>
                <w:szCs w:val="20"/>
                <w:lang w:val="en-GB"/>
              </w:rPr>
              <w:t xml:space="preserve">Proposed amendments to the Product Specification for Inland ENCs (main document): </w:t>
            </w:r>
            <w:r w:rsidR="00CE238A">
              <w:rPr>
                <w:sz w:val="20"/>
                <w:szCs w:val="20"/>
                <w:lang w:val="en-GB"/>
              </w:rPr>
              <w:br/>
            </w:r>
            <w:r w:rsidR="002403B9">
              <w:rPr>
                <w:sz w:val="20"/>
                <w:szCs w:val="20"/>
                <w:lang w:val="en-GB"/>
              </w:rPr>
              <w:fldChar w:fldCharType="begin">
                <w:ffData>
                  <w:name w:val=""/>
                  <w:enabled/>
                  <w:calcOnExit w:val="0"/>
                  <w:textInput>
                    <w:default w:val="---"/>
                  </w:textInput>
                </w:ffData>
              </w:fldChar>
            </w:r>
            <w:r w:rsidR="002403B9">
              <w:rPr>
                <w:sz w:val="20"/>
                <w:szCs w:val="20"/>
                <w:lang w:val="en-GB"/>
              </w:rPr>
              <w:instrText xml:space="preserve"> FORMTEXT </w:instrText>
            </w:r>
            <w:r w:rsidR="002403B9">
              <w:rPr>
                <w:sz w:val="20"/>
                <w:szCs w:val="20"/>
                <w:lang w:val="en-GB"/>
              </w:rPr>
            </w:r>
            <w:r w:rsidR="002403B9">
              <w:rPr>
                <w:sz w:val="20"/>
                <w:szCs w:val="20"/>
                <w:lang w:val="en-GB"/>
              </w:rPr>
              <w:fldChar w:fldCharType="separate"/>
            </w:r>
            <w:r w:rsidR="002403B9">
              <w:rPr>
                <w:noProof/>
                <w:sz w:val="20"/>
                <w:szCs w:val="20"/>
                <w:lang w:val="en-GB"/>
              </w:rPr>
              <w:t>---</w:t>
            </w:r>
            <w:r w:rsidR="002403B9">
              <w:rPr>
                <w:sz w:val="20"/>
                <w:szCs w:val="20"/>
                <w:lang w:val="en-GB"/>
              </w:rPr>
              <w:fldChar w:fldCharType="end"/>
            </w:r>
          </w:p>
        </w:tc>
      </w:tr>
      <w:tr w:rsidR="006A4126" w:rsidRPr="00946D46" w14:paraId="51D77178" w14:textId="77777777" w:rsidTr="00310403">
        <w:trPr>
          <w:trHeight w:val="538"/>
        </w:trPr>
        <w:tc>
          <w:tcPr>
            <w:tcW w:w="475" w:type="dxa"/>
          </w:tcPr>
          <w:p w14:paraId="649C7416" w14:textId="77777777" w:rsidR="006A4126" w:rsidRPr="0005464C" w:rsidRDefault="00CE238A" w:rsidP="00CD4101">
            <w:pPr>
              <w:rPr>
                <w:rFonts w:ascii="Arial" w:hAnsi="Arial" w:cs="Arial"/>
                <w:sz w:val="20"/>
                <w:szCs w:val="20"/>
                <w:lang w:val="en-GB"/>
              </w:rPr>
            </w:pPr>
            <w:r>
              <w:rPr>
                <w:rFonts w:ascii="Arial" w:hAnsi="Arial" w:cs="Arial"/>
                <w:sz w:val="20"/>
                <w:szCs w:val="20"/>
                <w:lang w:val="en-GB"/>
              </w:rPr>
              <w:t>4</w:t>
            </w:r>
          </w:p>
        </w:tc>
        <w:tc>
          <w:tcPr>
            <w:tcW w:w="8731" w:type="dxa"/>
            <w:gridSpan w:val="2"/>
          </w:tcPr>
          <w:p w14:paraId="611E4E7A" w14:textId="77777777" w:rsidR="006A4126" w:rsidRDefault="006A4126" w:rsidP="00CD4101">
            <w:pPr>
              <w:pStyle w:val="Geenafstand"/>
              <w:rPr>
                <w:sz w:val="20"/>
                <w:szCs w:val="20"/>
                <w:lang w:val="en-GB"/>
              </w:rPr>
            </w:pPr>
            <w:r w:rsidRPr="0005464C">
              <w:rPr>
                <w:sz w:val="20"/>
                <w:szCs w:val="20"/>
                <w:lang w:val="en-GB"/>
              </w:rPr>
              <w:t>Proposed a</w:t>
            </w:r>
            <w:r w:rsidR="00CE238A">
              <w:rPr>
                <w:sz w:val="20"/>
                <w:szCs w:val="20"/>
                <w:lang w:val="en-GB"/>
              </w:rPr>
              <w:t>mendments to the S-100 registry</w:t>
            </w:r>
            <w:r w:rsidR="001E2CD4">
              <w:rPr>
                <w:sz w:val="20"/>
                <w:szCs w:val="20"/>
                <w:lang w:val="en-GB"/>
              </w:rPr>
              <w:t xml:space="preserve"> (for new elements see annex</w:t>
            </w:r>
            <w:r w:rsidR="003A1E84">
              <w:rPr>
                <w:sz w:val="20"/>
                <w:szCs w:val="20"/>
                <w:lang w:val="en-GB"/>
              </w:rPr>
              <w:t xml:space="preserve"> A1-A9)</w:t>
            </w:r>
            <w:r w:rsidR="001E2CD4">
              <w:rPr>
                <w:sz w:val="20"/>
                <w:szCs w:val="20"/>
                <w:lang w:val="en-GB"/>
              </w:rPr>
              <w:t>)</w:t>
            </w:r>
          </w:p>
          <w:p w14:paraId="62B57A08" w14:textId="55EA889B" w:rsidR="006A4126" w:rsidRDefault="006A4126" w:rsidP="00CD4101">
            <w:pPr>
              <w:pStyle w:val="Geenafstand"/>
              <w:rPr>
                <w:sz w:val="20"/>
                <w:szCs w:val="20"/>
                <w:lang w:val="en-GB"/>
              </w:rPr>
            </w:pPr>
            <w:r>
              <w:rPr>
                <w:sz w:val="20"/>
                <w:szCs w:val="20"/>
                <w:lang w:val="en-GB"/>
              </w:rPr>
              <w:t xml:space="preserve">Proposed amendments </w:t>
            </w:r>
            <w:r w:rsidR="00CE238A">
              <w:rPr>
                <w:sz w:val="20"/>
                <w:szCs w:val="20"/>
                <w:lang w:val="en-GB"/>
              </w:rPr>
              <w:t>to</w:t>
            </w:r>
            <w:r>
              <w:rPr>
                <w:sz w:val="20"/>
                <w:szCs w:val="20"/>
                <w:lang w:val="en-GB"/>
              </w:rPr>
              <w:t xml:space="preserve"> </w:t>
            </w:r>
            <w:r w:rsidR="00CE238A">
              <w:rPr>
                <w:sz w:val="20"/>
                <w:szCs w:val="20"/>
                <w:lang w:val="en-GB"/>
              </w:rPr>
              <w:t>the C</w:t>
            </w:r>
            <w:r>
              <w:rPr>
                <w:sz w:val="20"/>
                <w:szCs w:val="20"/>
                <w:lang w:val="en-GB"/>
              </w:rPr>
              <w:t>oncept</w:t>
            </w:r>
            <w:r w:rsidR="00CE238A">
              <w:rPr>
                <w:sz w:val="20"/>
                <w:szCs w:val="20"/>
                <w:lang w:val="en-GB"/>
              </w:rPr>
              <w:t xml:space="preserve"> Register</w:t>
            </w:r>
            <w:r>
              <w:rPr>
                <w:sz w:val="20"/>
                <w:szCs w:val="20"/>
                <w:lang w:val="en-GB"/>
              </w:rPr>
              <w:t>:</w:t>
            </w:r>
            <w:r w:rsidRPr="0005464C">
              <w:rPr>
                <w:sz w:val="20"/>
                <w:szCs w:val="20"/>
                <w:lang w:val="en-GB"/>
              </w:rPr>
              <w:t xml:space="preserve"> </w:t>
            </w:r>
            <w:r w:rsidR="00D874AE">
              <w:rPr>
                <w:sz w:val="20"/>
                <w:szCs w:val="20"/>
                <w:lang w:val="en-GB"/>
              </w:rPr>
              <w:fldChar w:fldCharType="begin">
                <w:ffData>
                  <w:name w:val="Text21"/>
                  <w:enabled/>
                  <w:calcOnExit w:val="0"/>
                  <w:textInput/>
                </w:ffData>
              </w:fldChar>
            </w:r>
            <w:bookmarkStart w:id="2" w:name="Text21"/>
            <w:r w:rsidR="00D874AE">
              <w:rPr>
                <w:sz w:val="20"/>
                <w:szCs w:val="20"/>
                <w:lang w:val="en-GB"/>
              </w:rPr>
              <w:instrText xml:space="preserve"> FORMTEXT </w:instrText>
            </w:r>
            <w:r w:rsidR="00D874AE">
              <w:rPr>
                <w:sz w:val="20"/>
                <w:szCs w:val="20"/>
                <w:lang w:val="en-GB"/>
              </w:rPr>
            </w:r>
            <w:r w:rsidR="00D874AE">
              <w:rPr>
                <w:sz w:val="20"/>
                <w:szCs w:val="20"/>
                <w:lang w:val="en-GB"/>
              </w:rPr>
              <w:fldChar w:fldCharType="separate"/>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sz w:val="20"/>
                <w:szCs w:val="20"/>
                <w:lang w:val="en-GB"/>
              </w:rPr>
              <w:fldChar w:fldCharType="end"/>
            </w:r>
            <w:bookmarkEnd w:id="2"/>
            <w:r w:rsidR="00916F7A">
              <w:rPr>
                <w:sz w:val="20"/>
                <w:szCs w:val="20"/>
                <w:lang w:val="en-GB"/>
              </w:rPr>
              <w:t xml:space="preserve"> (for new concepts see annex)</w:t>
            </w:r>
          </w:p>
          <w:p w14:paraId="67176B55" w14:textId="277CD9FF" w:rsidR="006A4126" w:rsidRDefault="006A4126" w:rsidP="00CE238A">
            <w:pPr>
              <w:pStyle w:val="Geenafstand"/>
              <w:rPr>
                <w:sz w:val="20"/>
                <w:szCs w:val="20"/>
                <w:lang w:val="en-GB"/>
              </w:rPr>
            </w:pPr>
            <w:r>
              <w:rPr>
                <w:sz w:val="20"/>
                <w:szCs w:val="20"/>
                <w:lang w:val="en-GB"/>
              </w:rPr>
              <w:t xml:space="preserve">Proposed amendments </w:t>
            </w:r>
            <w:r w:rsidR="00CE238A">
              <w:rPr>
                <w:sz w:val="20"/>
                <w:szCs w:val="20"/>
                <w:lang w:val="en-GB"/>
              </w:rPr>
              <w:t>to</w:t>
            </w:r>
            <w:r>
              <w:rPr>
                <w:sz w:val="20"/>
                <w:szCs w:val="20"/>
                <w:lang w:val="en-GB"/>
              </w:rPr>
              <w:t xml:space="preserve"> the </w:t>
            </w:r>
            <w:r w:rsidR="00CE238A">
              <w:rPr>
                <w:sz w:val="20"/>
                <w:szCs w:val="20"/>
                <w:lang w:val="en-GB"/>
              </w:rPr>
              <w:t xml:space="preserve">Data Dictionary Register, </w:t>
            </w:r>
            <w:r>
              <w:rPr>
                <w:sz w:val="20"/>
                <w:szCs w:val="20"/>
                <w:lang w:val="en-GB"/>
              </w:rPr>
              <w:t>S-401 domain:</w:t>
            </w:r>
            <w:r w:rsidRPr="0005464C">
              <w:rPr>
                <w:sz w:val="20"/>
                <w:szCs w:val="20"/>
                <w:lang w:val="en-GB"/>
              </w:rPr>
              <w:t xml:space="preserve"> </w:t>
            </w:r>
            <w:r w:rsidR="00D874AE">
              <w:rPr>
                <w:sz w:val="20"/>
                <w:szCs w:val="20"/>
                <w:lang w:val="en-GB"/>
              </w:rPr>
              <w:fldChar w:fldCharType="begin">
                <w:ffData>
                  <w:name w:val=""/>
                  <w:enabled/>
                  <w:calcOnExit w:val="0"/>
                  <w:textInput/>
                </w:ffData>
              </w:fldChar>
            </w:r>
            <w:r w:rsidR="00D874AE">
              <w:rPr>
                <w:sz w:val="20"/>
                <w:szCs w:val="20"/>
                <w:lang w:val="en-GB"/>
              </w:rPr>
              <w:instrText xml:space="preserve"> FORMTEXT </w:instrText>
            </w:r>
            <w:r w:rsidR="00D874AE">
              <w:rPr>
                <w:sz w:val="20"/>
                <w:szCs w:val="20"/>
                <w:lang w:val="en-GB"/>
              </w:rPr>
            </w:r>
            <w:r w:rsidR="00D874AE">
              <w:rPr>
                <w:sz w:val="20"/>
                <w:szCs w:val="20"/>
                <w:lang w:val="en-GB"/>
              </w:rPr>
              <w:fldChar w:fldCharType="separate"/>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sz w:val="20"/>
                <w:szCs w:val="20"/>
                <w:lang w:val="en-GB"/>
              </w:rPr>
              <w:fldChar w:fldCharType="end"/>
            </w:r>
            <w:r w:rsidR="00916F7A">
              <w:rPr>
                <w:sz w:val="20"/>
                <w:szCs w:val="20"/>
                <w:lang w:val="en-GB"/>
              </w:rPr>
              <w:t xml:space="preserve"> (for new elements see annex)</w:t>
            </w:r>
          </w:p>
          <w:p w14:paraId="087D8156" w14:textId="7A135F78" w:rsidR="00CE238A" w:rsidRPr="0005464C" w:rsidRDefault="00CE238A" w:rsidP="00CE238A">
            <w:pPr>
              <w:pStyle w:val="Geenafstand"/>
              <w:rPr>
                <w:sz w:val="20"/>
                <w:szCs w:val="20"/>
                <w:lang w:val="en-GB"/>
              </w:rPr>
            </w:pPr>
            <w:r>
              <w:rPr>
                <w:sz w:val="20"/>
                <w:szCs w:val="20"/>
                <w:lang w:val="en-GB"/>
              </w:rPr>
              <w:t xml:space="preserve">Proposed amendments to the Portrayal Register, S-401 domain: </w:t>
            </w:r>
            <w:r w:rsidR="00D874AE">
              <w:rPr>
                <w:sz w:val="20"/>
                <w:szCs w:val="20"/>
                <w:lang w:val="en-GB"/>
              </w:rPr>
              <w:fldChar w:fldCharType="begin">
                <w:ffData>
                  <w:name w:val=""/>
                  <w:enabled/>
                  <w:calcOnExit w:val="0"/>
                  <w:textInput/>
                </w:ffData>
              </w:fldChar>
            </w:r>
            <w:r w:rsidR="00D874AE">
              <w:rPr>
                <w:sz w:val="20"/>
                <w:szCs w:val="20"/>
                <w:lang w:val="en-GB"/>
              </w:rPr>
              <w:instrText xml:space="preserve"> FORMTEXT </w:instrText>
            </w:r>
            <w:r w:rsidR="00D874AE">
              <w:rPr>
                <w:sz w:val="20"/>
                <w:szCs w:val="20"/>
                <w:lang w:val="en-GB"/>
              </w:rPr>
            </w:r>
            <w:r w:rsidR="00D874AE">
              <w:rPr>
                <w:sz w:val="20"/>
                <w:szCs w:val="20"/>
                <w:lang w:val="en-GB"/>
              </w:rPr>
              <w:fldChar w:fldCharType="separate"/>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noProof/>
                <w:sz w:val="20"/>
                <w:szCs w:val="20"/>
                <w:lang w:val="en-GB"/>
              </w:rPr>
              <w:t> </w:t>
            </w:r>
            <w:r w:rsidR="00D874AE">
              <w:rPr>
                <w:sz w:val="20"/>
                <w:szCs w:val="20"/>
                <w:lang w:val="en-GB"/>
              </w:rPr>
              <w:fldChar w:fldCharType="end"/>
            </w:r>
            <w:r w:rsidR="00916F7A">
              <w:rPr>
                <w:sz w:val="20"/>
                <w:szCs w:val="20"/>
                <w:lang w:val="en-GB"/>
              </w:rPr>
              <w:t xml:space="preserve"> (for new symbols see annex)</w:t>
            </w:r>
          </w:p>
        </w:tc>
      </w:tr>
      <w:tr w:rsidR="00F011C9" w:rsidRPr="00946D46" w14:paraId="5F80D81C" w14:textId="77777777" w:rsidTr="00310403">
        <w:trPr>
          <w:trHeight w:val="538"/>
        </w:trPr>
        <w:tc>
          <w:tcPr>
            <w:tcW w:w="475" w:type="dxa"/>
          </w:tcPr>
          <w:p w14:paraId="5128EF65" w14:textId="4F3A731E" w:rsidR="00F011C9" w:rsidRPr="0005464C" w:rsidRDefault="007E22E7" w:rsidP="00CE238A">
            <w:pPr>
              <w:rPr>
                <w:rFonts w:ascii="Arial" w:hAnsi="Arial" w:cs="Arial"/>
                <w:sz w:val="20"/>
                <w:szCs w:val="20"/>
                <w:lang w:val="en-GB"/>
              </w:rPr>
            </w:pPr>
            <w:r>
              <w:rPr>
                <w:rFonts w:ascii="Arial" w:hAnsi="Arial" w:cs="Arial"/>
                <w:sz w:val="20"/>
                <w:szCs w:val="20"/>
                <w:lang w:val="en-GB"/>
              </w:rPr>
              <w:t>5</w:t>
            </w:r>
          </w:p>
        </w:tc>
        <w:tc>
          <w:tcPr>
            <w:tcW w:w="8731" w:type="dxa"/>
            <w:gridSpan w:val="2"/>
          </w:tcPr>
          <w:p w14:paraId="2A74D7A0" w14:textId="213A31A5" w:rsidR="00F011C9" w:rsidRPr="0005464C" w:rsidRDefault="00CE238A" w:rsidP="00CD4101">
            <w:pPr>
              <w:pStyle w:val="Geenafstand"/>
              <w:rPr>
                <w:sz w:val="20"/>
                <w:szCs w:val="20"/>
                <w:lang w:val="en-GB"/>
              </w:rPr>
            </w:pPr>
            <w:r w:rsidRPr="0005464C">
              <w:rPr>
                <w:sz w:val="20"/>
                <w:szCs w:val="20"/>
                <w:lang w:val="en-GB"/>
              </w:rPr>
              <w:t xml:space="preserve">Proposed amendments to the Feature Catalogue: </w:t>
            </w:r>
            <w:r>
              <w:rPr>
                <w:sz w:val="20"/>
                <w:szCs w:val="20"/>
                <w:lang w:val="en-GB"/>
              </w:rPr>
              <w:br/>
            </w:r>
            <w:r w:rsidR="00853737">
              <w:rPr>
                <w:sz w:val="20"/>
                <w:szCs w:val="20"/>
                <w:lang w:val="en-GB"/>
              </w:rPr>
              <w:t xml:space="preserve">The feature types </w:t>
            </w:r>
            <w:r w:rsidR="00853737" w:rsidRPr="00853737">
              <w:rPr>
                <w:b/>
                <w:bCs/>
                <w:sz w:val="20"/>
                <w:szCs w:val="20"/>
                <w:lang w:val="en-GB"/>
              </w:rPr>
              <w:t>bridge</w:t>
            </w:r>
            <w:r w:rsidR="00853737">
              <w:rPr>
                <w:sz w:val="20"/>
                <w:szCs w:val="20"/>
                <w:lang w:val="en-GB"/>
              </w:rPr>
              <w:t xml:space="preserve">, </w:t>
            </w:r>
            <w:r w:rsidR="00853737" w:rsidRPr="00853737">
              <w:rPr>
                <w:b/>
                <w:bCs/>
                <w:sz w:val="20"/>
                <w:szCs w:val="20"/>
                <w:lang w:val="en-GB"/>
              </w:rPr>
              <w:t>span opening</w:t>
            </w:r>
            <w:r w:rsidR="00853737">
              <w:rPr>
                <w:sz w:val="20"/>
                <w:szCs w:val="20"/>
                <w:lang w:val="en-GB"/>
              </w:rPr>
              <w:t xml:space="preserve"> and </w:t>
            </w:r>
            <w:r w:rsidR="00853737" w:rsidRPr="00853737">
              <w:rPr>
                <w:b/>
                <w:bCs/>
                <w:sz w:val="20"/>
                <w:szCs w:val="20"/>
                <w:lang w:val="en-GB"/>
              </w:rPr>
              <w:t>span fixed</w:t>
            </w:r>
            <w:r w:rsidR="00853737">
              <w:rPr>
                <w:sz w:val="20"/>
                <w:szCs w:val="20"/>
                <w:lang w:val="en-GB"/>
              </w:rPr>
              <w:t xml:space="preserve"> will be copied from the S-101 Feature Catalogue but extended with inland specific attributes and associations (see encoding instruction DCEG in Annex</w:t>
            </w:r>
            <w:r w:rsidR="003A581D">
              <w:rPr>
                <w:sz w:val="20"/>
                <w:szCs w:val="20"/>
                <w:lang w:val="en-GB"/>
              </w:rPr>
              <w:t xml:space="preserve"> I</w:t>
            </w:r>
            <w:r w:rsidR="00853737">
              <w:rPr>
                <w:sz w:val="20"/>
                <w:szCs w:val="20"/>
                <w:lang w:val="en-GB"/>
              </w:rPr>
              <w:t>)</w:t>
            </w:r>
          </w:p>
        </w:tc>
      </w:tr>
      <w:tr w:rsidR="00F011C9" w:rsidRPr="00946D46" w14:paraId="0A0C5096" w14:textId="77777777" w:rsidTr="00310403">
        <w:tc>
          <w:tcPr>
            <w:tcW w:w="475" w:type="dxa"/>
          </w:tcPr>
          <w:p w14:paraId="6CEF92D8" w14:textId="105F2476" w:rsidR="00F011C9" w:rsidRPr="0005464C" w:rsidRDefault="007E22E7" w:rsidP="00CD4101">
            <w:pPr>
              <w:rPr>
                <w:rFonts w:ascii="Arial" w:hAnsi="Arial" w:cs="Arial"/>
                <w:sz w:val="20"/>
                <w:szCs w:val="20"/>
                <w:lang w:val="en-GB"/>
              </w:rPr>
            </w:pPr>
            <w:r>
              <w:rPr>
                <w:rFonts w:ascii="Arial" w:hAnsi="Arial" w:cs="Arial"/>
                <w:sz w:val="20"/>
                <w:szCs w:val="20"/>
                <w:lang w:val="en-GB"/>
              </w:rPr>
              <w:t>6</w:t>
            </w:r>
          </w:p>
        </w:tc>
        <w:tc>
          <w:tcPr>
            <w:tcW w:w="8731" w:type="dxa"/>
            <w:gridSpan w:val="2"/>
          </w:tcPr>
          <w:p w14:paraId="3DE15F28" w14:textId="4D32980E" w:rsidR="00F011C9" w:rsidRPr="0005464C" w:rsidRDefault="00CE238A" w:rsidP="00CE238A">
            <w:pPr>
              <w:pStyle w:val="Geenafstand"/>
              <w:rPr>
                <w:sz w:val="20"/>
                <w:szCs w:val="20"/>
                <w:lang w:val="en-GB"/>
              </w:rPr>
            </w:pPr>
            <w:r w:rsidRPr="0005464C">
              <w:rPr>
                <w:sz w:val="20"/>
                <w:szCs w:val="20"/>
                <w:lang w:val="en-GB"/>
              </w:rPr>
              <w:t xml:space="preserve">Proposed amendments to the </w:t>
            </w:r>
            <w:r>
              <w:rPr>
                <w:sz w:val="20"/>
                <w:szCs w:val="20"/>
                <w:lang w:val="en-GB"/>
              </w:rPr>
              <w:t>Data Classification and Encoding Guide</w:t>
            </w:r>
            <w:r w:rsidR="003A1E84">
              <w:rPr>
                <w:sz w:val="20"/>
                <w:szCs w:val="20"/>
                <w:lang w:val="en-GB"/>
              </w:rPr>
              <w:t xml:space="preserve"> (for new elements see annex B1)</w:t>
            </w:r>
            <w:r w:rsidRPr="0005464C">
              <w:rPr>
                <w:sz w:val="20"/>
                <w:szCs w:val="20"/>
                <w:lang w:val="en-GB"/>
              </w:rPr>
              <w:t xml:space="preserve">: </w:t>
            </w:r>
            <w:r>
              <w:rPr>
                <w:sz w:val="20"/>
                <w:szCs w:val="20"/>
                <w:lang w:val="en-GB"/>
              </w:rPr>
              <w:br/>
            </w:r>
            <w:r w:rsidR="008D3ED4" w:rsidRPr="008D3ED4">
              <w:rPr>
                <w:sz w:val="20"/>
                <w:szCs w:val="20"/>
                <w:lang w:val="en-GB"/>
              </w:rPr>
              <w:t>see annex</w:t>
            </w:r>
            <w:r w:rsidR="003A581D">
              <w:rPr>
                <w:sz w:val="20"/>
                <w:szCs w:val="20"/>
                <w:lang w:val="en-GB"/>
              </w:rPr>
              <w:t xml:space="preserve"> I</w:t>
            </w:r>
          </w:p>
        </w:tc>
      </w:tr>
      <w:tr w:rsidR="00F011C9" w:rsidRPr="00946D46" w14:paraId="182D1F43" w14:textId="77777777" w:rsidTr="00310403">
        <w:tc>
          <w:tcPr>
            <w:tcW w:w="475" w:type="dxa"/>
          </w:tcPr>
          <w:p w14:paraId="157C2FCF" w14:textId="2D067F30" w:rsidR="00F011C9" w:rsidRPr="0005464C" w:rsidRDefault="007E22E7" w:rsidP="00CD4101">
            <w:pPr>
              <w:rPr>
                <w:rFonts w:ascii="Arial" w:hAnsi="Arial" w:cs="Arial"/>
                <w:sz w:val="20"/>
                <w:szCs w:val="20"/>
                <w:lang w:val="en-GB"/>
              </w:rPr>
            </w:pPr>
            <w:r>
              <w:rPr>
                <w:rFonts w:ascii="Arial" w:hAnsi="Arial" w:cs="Arial"/>
                <w:sz w:val="20"/>
                <w:szCs w:val="20"/>
                <w:lang w:val="en-GB"/>
              </w:rPr>
              <w:t>7</w:t>
            </w:r>
          </w:p>
        </w:tc>
        <w:tc>
          <w:tcPr>
            <w:tcW w:w="8731" w:type="dxa"/>
            <w:gridSpan w:val="2"/>
          </w:tcPr>
          <w:p w14:paraId="2C57E4A3" w14:textId="06FFFB11" w:rsidR="00D874AE" w:rsidRPr="00B96BDA" w:rsidRDefault="001B71FA" w:rsidP="00D874AE">
            <w:pPr>
              <w:pStyle w:val="Geenafstand"/>
              <w:rPr>
                <w:sz w:val="20"/>
                <w:szCs w:val="20"/>
                <w:lang w:val="en-GB"/>
              </w:rPr>
            </w:pPr>
            <w:r w:rsidRPr="0005464C">
              <w:rPr>
                <w:sz w:val="20"/>
                <w:szCs w:val="20"/>
                <w:lang w:val="en-GB"/>
              </w:rPr>
              <w:t xml:space="preserve">Proposed amendments to the </w:t>
            </w:r>
            <w:r>
              <w:rPr>
                <w:sz w:val="20"/>
                <w:szCs w:val="20"/>
                <w:lang w:val="en-GB"/>
              </w:rPr>
              <w:t xml:space="preserve">Portrayal </w:t>
            </w:r>
            <w:r w:rsidR="00E11788">
              <w:rPr>
                <w:sz w:val="20"/>
                <w:szCs w:val="20"/>
                <w:lang w:val="en-GB"/>
              </w:rPr>
              <w:t>Catalogue</w:t>
            </w:r>
            <w:r w:rsidRPr="0005464C">
              <w:rPr>
                <w:sz w:val="20"/>
                <w:szCs w:val="20"/>
                <w:lang w:val="en-GB"/>
              </w:rPr>
              <w:t xml:space="preserve">: </w:t>
            </w:r>
          </w:p>
          <w:p w14:paraId="5842DD35" w14:textId="544268C4" w:rsidR="001E03FD" w:rsidRPr="00B96BDA" w:rsidRDefault="001E03FD" w:rsidP="00D874AE">
            <w:pPr>
              <w:pStyle w:val="Geenafstand"/>
              <w:rPr>
                <w:sz w:val="20"/>
                <w:szCs w:val="20"/>
                <w:lang w:val="en-GB"/>
              </w:rPr>
            </w:pPr>
          </w:p>
        </w:tc>
      </w:tr>
      <w:tr w:rsidR="00F011C9" w:rsidRPr="00946D46" w14:paraId="21F40E49" w14:textId="77777777" w:rsidTr="00310403">
        <w:trPr>
          <w:trHeight w:val="304"/>
        </w:trPr>
        <w:tc>
          <w:tcPr>
            <w:tcW w:w="475" w:type="dxa"/>
          </w:tcPr>
          <w:p w14:paraId="1614FB20" w14:textId="6D4A1061" w:rsidR="00F011C9" w:rsidRPr="0005464C" w:rsidRDefault="007E22E7" w:rsidP="00CD4101">
            <w:pPr>
              <w:rPr>
                <w:rFonts w:ascii="Arial" w:hAnsi="Arial" w:cs="Arial"/>
                <w:sz w:val="20"/>
                <w:szCs w:val="20"/>
                <w:lang w:val="en-GB"/>
              </w:rPr>
            </w:pPr>
            <w:r>
              <w:rPr>
                <w:rFonts w:ascii="Arial" w:hAnsi="Arial" w:cs="Arial"/>
                <w:sz w:val="20"/>
                <w:szCs w:val="20"/>
                <w:lang w:val="en-GB"/>
              </w:rPr>
              <w:t>8</w:t>
            </w:r>
          </w:p>
        </w:tc>
        <w:tc>
          <w:tcPr>
            <w:tcW w:w="8731" w:type="dxa"/>
            <w:gridSpan w:val="2"/>
          </w:tcPr>
          <w:p w14:paraId="3DF2AD6D" w14:textId="77777777" w:rsidR="00F011C9" w:rsidRPr="0005464C" w:rsidRDefault="001B71FA" w:rsidP="001B71FA">
            <w:pPr>
              <w:pStyle w:val="Geenafstand"/>
              <w:rPr>
                <w:sz w:val="20"/>
                <w:szCs w:val="20"/>
                <w:lang w:val="en-GB"/>
              </w:rPr>
            </w:pPr>
            <w:r w:rsidRPr="0005464C">
              <w:rPr>
                <w:sz w:val="20"/>
                <w:szCs w:val="20"/>
                <w:lang w:val="en-GB"/>
              </w:rPr>
              <w:t xml:space="preserve">Proposed amendments to the </w:t>
            </w:r>
            <w:r>
              <w:rPr>
                <w:sz w:val="20"/>
                <w:szCs w:val="20"/>
                <w:lang w:val="en-GB"/>
              </w:rPr>
              <w:t>Recommended Validation checks for IENCs</w:t>
            </w:r>
            <w:r w:rsidRPr="0005464C">
              <w:rPr>
                <w:sz w:val="20"/>
                <w:szCs w:val="20"/>
                <w:lang w:val="en-GB"/>
              </w:rPr>
              <w:t xml:space="preserve">: </w:t>
            </w:r>
            <w:r>
              <w:rPr>
                <w:sz w:val="20"/>
                <w:szCs w:val="20"/>
                <w:lang w:val="en-GB"/>
              </w:rPr>
              <w:br/>
            </w:r>
            <w:r w:rsidRPr="0005464C">
              <w:rPr>
                <w:sz w:val="20"/>
                <w:szCs w:val="20"/>
                <w:lang w:val="en-GB"/>
              </w:rPr>
              <w:fldChar w:fldCharType="begin">
                <w:ffData>
                  <w:name w:val="Text20"/>
                  <w:enabled/>
                  <w:calcOnExit w:val="0"/>
                  <w:textInput/>
                </w:ffData>
              </w:fldChar>
            </w:r>
            <w:r w:rsidRPr="0005464C">
              <w:rPr>
                <w:sz w:val="20"/>
                <w:szCs w:val="20"/>
                <w:lang w:val="en-GB"/>
              </w:rPr>
              <w:instrText xml:space="preserve"> FORMTEXT </w:instrText>
            </w:r>
            <w:r w:rsidRPr="0005464C">
              <w:rPr>
                <w:sz w:val="20"/>
                <w:szCs w:val="20"/>
                <w:lang w:val="en-GB"/>
              </w:rPr>
            </w:r>
            <w:r w:rsidRPr="0005464C">
              <w:rPr>
                <w:sz w:val="20"/>
                <w:szCs w:val="20"/>
                <w:lang w:val="en-GB"/>
              </w:rPr>
              <w:fldChar w:fldCharType="separate"/>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sz w:val="20"/>
                <w:szCs w:val="20"/>
                <w:lang w:val="en-GB"/>
              </w:rPr>
              <w:fldChar w:fldCharType="end"/>
            </w:r>
          </w:p>
        </w:tc>
      </w:tr>
      <w:tr w:rsidR="00F011C9" w:rsidRPr="00946D46" w14:paraId="5C19559A" w14:textId="77777777" w:rsidTr="00310403">
        <w:tc>
          <w:tcPr>
            <w:tcW w:w="475" w:type="dxa"/>
          </w:tcPr>
          <w:p w14:paraId="2AD4B846" w14:textId="4D633F11" w:rsidR="00F011C9" w:rsidRPr="0005464C" w:rsidRDefault="007E22E7" w:rsidP="007E22E7">
            <w:pPr>
              <w:rPr>
                <w:rFonts w:ascii="Arial" w:hAnsi="Arial" w:cs="Arial"/>
                <w:sz w:val="20"/>
                <w:szCs w:val="20"/>
                <w:lang w:val="en-GB"/>
              </w:rPr>
            </w:pPr>
            <w:r>
              <w:rPr>
                <w:rFonts w:ascii="Arial" w:hAnsi="Arial" w:cs="Arial"/>
                <w:sz w:val="20"/>
                <w:szCs w:val="20"/>
                <w:lang w:val="en-GB"/>
              </w:rPr>
              <w:t>9</w:t>
            </w:r>
          </w:p>
        </w:tc>
        <w:tc>
          <w:tcPr>
            <w:tcW w:w="8731" w:type="dxa"/>
            <w:gridSpan w:val="2"/>
          </w:tcPr>
          <w:p w14:paraId="3DAE2049" w14:textId="1B1AAFB5" w:rsidR="00F011C9" w:rsidRPr="0005464C" w:rsidRDefault="001B71FA" w:rsidP="001B71FA">
            <w:pPr>
              <w:pStyle w:val="Geenafstand"/>
              <w:rPr>
                <w:sz w:val="20"/>
                <w:szCs w:val="20"/>
                <w:lang w:val="en-GB"/>
              </w:rPr>
            </w:pPr>
            <w:r w:rsidRPr="0005464C">
              <w:rPr>
                <w:sz w:val="20"/>
                <w:szCs w:val="20"/>
                <w:lang w:val="en-GB"/>
              </w:rPr>
              <w:t xml:space="preserve">Proposed amendments to the </w:t>
            </w:r>
            <w:r>
              <w:rPr>
                <w:sz w:val="20"/>
                <w:szCs w:val="20"/>
                <w:lang w:val="en-GB"/>
              </w:rPr>
              <w:t>Conversion Guidance</w:t>
            </w:r>
            <w:r w:rsidRPr="0005464C">
              <w:rPr>
                <w:sz w:val="20"/>
                <w:szCs w:val="20"/>
                <w:lang w:val="en-GB"/>
              </w:rPr>
              <w:t xml:space="preserve">: </w:t>
            </w:r>
            <w:r>
              <w:rPr>
                <w:sz w:val="20"/>
                <w:szCs w:val="20"/>
                <w:lang w:val="en-GB"/>
              </w:rPr>
              <w:br/>
            </w:r>
            <w:r w:rsidR="003A581D">
              <w:rPr>
                <w:sz w:val="20"/>
                <w:szCs w:val="20"/>
                <w:lang w:val="en-GB"/>
              </w:rPr>
              <w:t>TBD</w:t>
            </w:r>
          </w:p>
        </w:tc>
      </w:tr>
      <w:tr w:rsidR="00822339" w:rsidRPr="00946D46" w14:paraId="6605673B" w14:textId="77777777" w:rsidTr="00310403">
        <w:tc>
          <w:tcPr>
            <w:tcW w:w="475" w:type="dxa"/>
          </w:tcPr>
          <w:p w14:paraId="52F5E0EB" w14:textId="73774351" w:rsidR="00822339" w:rsidRPr="0005464C" w:rsidRDefault="001B71FA" w:rsidP="007E22E7">
            <w:pPr>
              <w:rPr>
                <w:rFonts w:ascii="Arial" w:hAnsi="Arial" w:cs="Arial"/>
                <w:sz w:val="20"/>
                <w:szCs w:val="20"/>
                <w:lang w:val="en-GB"/>
              </w:rPr>
            </w:pPr>
            <w:r>
              <w:rPr>
                <w:rFonts w:ascii="Arial" w:hAnsi="Arial" w:cs="Arial"/>
                <w:sz w:val="20"/>
                <w:szCs w:val="20"/>
                <w:lang w:val="en-GB"/>
              </w:rPr>
              <w:t>1</w:t>
            </w:r>
            <w:r w:rsidR="007E22E7">
              <w:rPr>
                <w:rFonts w:ascii="Arial" w:hAnsi="Arial" w:cs="Arial"/>
                <w:sz w:val="20"/>
                <w:szCs w:val="20"/>
                <w:lang w:val="en-GB"/>
              </w:rPr>
              <w:t>0</w:t>
            </w:r>
          </w:p>
        </w:tc>
        <w:tc>
          <w:tcPr>
            <w:tcW w:w="8731" w:type="dxa"/>
            <w:gridSpan w:val="2"/>
          </w:tcPr>
          <w:p w14:paraId="3DC26765" w14:textId="01A0BC13" w:rsidR="00822339" w:rsidRPr="0005464C" w:rsidRDefault="001B71FA" w:rsidP="001B71FA">
            <w:pPr>
              <w:pStyle w:val="Geenafstand"/>
              <w:rPr>
                <w:sz w:val="20"/>
                <w:szCs w:val="20"/>
                <w:lang w:val="en-GB"/>
              </w:rPr>
            </w:pPr>
            <w:r w:rsidRPr="0005464C">
              <w:rPr>
                <w:sz w:val="20"/>
                <w:szCs w:val="20"/>
                <w:lang w:val="en-GB"/>
              </w:rPr>
              <w:t xml:space="preserve">Proposed amendments to the </w:t>
            </w:r>
            <w:r>
              <w:rPr>
                <w:sz w:val="20"/>
                <w:szCs w:val="20"/>
                <w:lang w:val="en-GB"/>
              </w:rPr>
              <w:t>Interoperability Standard</w:t>
            </w:r>
            <w:r w:rsidRPr="0005464C">
              <w:rPr>
                <w:sz w:val="20"/>
                <w:szCs w:val="20"/>
                <w:lang w:val="en-GB"/>
              </w:rPr>
              <w:t xml:space="preserve">: </w:t>
            </w:r>
            <w:r>
              <w:rPr>
                <w:sz w:val="20"/>
                <w:szCs w:val="20"/>
                <w:lang w:val="en-GB"/>
              </w:rPr>
              <w:br/>
            </w:r>
            <w:r w:rsidR="008D3ED4">
              <w:rPr>
                <w:sz w:val="20"/>
                <w:szCs w:val="20"/>
                <w:lang w:val="en-GB"/>
              </w:rPr>
              <w:fldChar w:fldCharType="begin">
                <w:ffData>
                  <w:name w:val=""/>
                  <w:enabled/>
                  <w:calcOnExit w:val="0"/>
                  <w:textInput>
                    <w:default w:val="TBD"/>
                  </w:textInput>
                </w:ffData>
              </w:fldChar>
            </w:r>
            <w:r w:rsidR="008D3ED4">
              <w:rPr>
                <w:sz w:val="20"/>
                <w:szCs w:val="20"/>
                <w:lang w:val="en-GB"/>
              </w:rPr>
              <w:instrText xml:space="preserve"> FORMTEXT </w:instrText>
            </w:r>
            <w:r w:rsidR="008D3ED4">
              <w:rPr>
                <w:sz w:val="20"/>
                <w:szCs w:val="20"/>
                <w:lang w:val="en-GB"/>
              </w:rPr>
            </w:r>
            <w:r w:rsidR="008D3ED4">
              <w:rPr>
                <w:sz w:val="20"/>
                <w:szCs w:val="20"/>
                <w:lang w:val="en-GB"/>
              </w:rPr>
              <w:fldChar w:fldCharType="separate"/>
            </w:r>
            <w:r w:rsidR="008D3ED4">
              <w:rPr>
                <w:noProof/>
                <w:sz w:val="20"/>
                <w:szCs w:val="20"/>
                <w:lang w:val="en-GB"/>
              </w:rPr>
              <w:t>TBD</w:t>
            </w:r>
            <w:r w:rsidR="008D3ED4">
              <w:rPr>
                <w:sz w:val="20"/>
                <w:szCs w:val="20"/>
                <w:lang w:val="en-GB"/>
              </w:rPr>
              <w:fldChar w:fldCharType="end"/>
            </w:r>
          </w:p>
        </w:tc>
      </w:tr>
      <w:tr w:rsidR="00F011C9" w:rsidRPr="00946D46" w14:paraId="724AEA6D" w14:textId="77777777" w:rsidTr="00310403">
        <w:tc>
          <w:tcPr>
            <w:tcW w:w="475" w:type="dxa"/>
          </w:tcPr>
          <w:p w14:paraId="78561E98" w14:textId="415E79F4" w:rsidR="00F011C9" w:rsidRPr="0005464C" w:rsidRDefault="00F011C9" w:rsidP="00F83970">
            <w:pPr>
              <w:rPr>
                <w:rFonts w:ascii="Arial" w:hAnsi="Arial" w:cs="Arial"/>
                <w:sz w:val="20"/>
                <w:szCs w:val="20"/>
                <w:lang w:val="en-GB"/>
              </w:rPr>
            </w:pPr>
            <w:r w:rsidRPr="0005464C">
              <w:rPr>
                <w:rFonts w:ascii="Arial" w:hAnsi="Arial" w:cs="Arial"/>
                <w:sz w:val="20"/>
                <w:szCs w:val="20"/>
                <w:lang w:val="en-GB"/>
              </w:rPr>
              <w:t>1</w:t>
            </w:r>
            <w:r w:rsidR="007E22E7">
              <w:rPr>
                <w:rFonts w:ascii="Arial" w:hAnsi="Arial" w:cs="Arial"/>
                <w:sz w:val="20"/>
                <w:szCs w:val="20"/>
                <w:lang w:val="en-GB"/>
              </w:rPr>
              <w:t>1</w:t>
            </w:r>
          </w:p>
        </w:tc>
        <w:tc>
          <w:tcPr>
            <w:tcW w:w="8731" w:type="dxa"/>
            <w:gridSpan w:val="2"/>
          </w:tcPr>
          <w:p w14:paraId="1AE09718" w14:textId="77777777" w:rsidR="00F011C9" w:rsidRPr="0005464C" w:rsidRDefault="00F011C9" w:rsidP="00CD4101">
            <w:pPr>
              <w:pStyle w:val="Geenafstand"/>
              <w:rPr>
                <w:sz w:val="20"/>
                <w:szCs w:val="20"/>
                <w:lang w:val="en-GB"/>
              </w:rPr>
            </w:pPr>
            <w:r w:rsidRPr="0005464C">
              <w:rPr>
                <w:sz w:val="20"/>
                <w:szCs w:val="20"/>
                <w:lang w:val="en-GB"/>
              </w:rPr>
              <w:t xml:space="preserve">Proposed applicability: </w:t>
            </w:r>
            <w:r w:rsidRPr="0005464C">
              <w:rPr>
                <w:i/>
                <w:iCs/>
                <w:sz w:val="20"/>
                <w:szCs w:val="20"/>
                <w:lang w:val="en-GB"/>
              </w:rPr>
              <w:t>mark all applicable boxes</w:t>
            </w:r>
          </w:p>
          <w:p w14:paraId="35114085" w14:textId="1D1F907F" w:rsidR="00F011C9" w:rsidRPr="0005464C" w:rsidRDefault="002403B9" w:rsidP="00CD4101">
            <w:pPr>
              <w:pStyle w:val="Geenafstand"/>
              <w:rPr>
                <w:sz w:val="20"/>
                <w:szCs w:val="20"/>
                <w:lang w:val="en-GB"/>
              </w:rPr>
            </w:pPr>
            <w:r>
              <w:rPr>
                <w:sz w:val="20"/>
                <w:szCs w:val="20"/>
                <w:lang w:val="en-GB"/>
              </w:rPr>
              <w:fldChar w:fldCharType="begin">
                <w:ffData>
                  <w:name w:val="Kontrollkästchen16"/>
                  <w:enabled/>
                  <w:calcOnExit w:val="0"/>
                  <w:checkBox>
                    <w:sizeAuto/>
                    <w:default w:val="1"/>
                  </w:checkBox>
                </w:ffData>
              </w:fldChar>
            </w:r>
            <w:bookmarkStart w:id="3" w:name="Kontrollkästchen16"/>
            <w:r>
              <w:rPr>
                <w:sz w:val="20"/>
                <w:szCs w:val="20"/>
                <w:lang w:val="en-GB"/>
              </w:rPr>
              <w:instrText xml:space="preserve"> FORMCHECKBOX </w:instrText>
            </w:r>
            <w:r>
              <w:rPr>
                <w:sz w:val="20"/>
                <w:szCs w:val="20"/>
                <w:lang w:val="en-GB"/>
              </w:rPr>
            </w:r>
            <w:r>
              <w:rPr>
                <w:sz w:val="20"/>
                <w:szCs w:val="20"/>
                <w:lang w:val="en-GB"/>
              </w:rPr>
              <w:fldChar w:fldCharType="separate"/>
            </w:r>
            <w:r>
              <w:rPr>
                <w:sz w:val="20"/>
                <w:szCs w:val="20"/>
                <w:lang w:val="en-GB"/>
              </w:rPr>
              <w:fldChar w:fldCharType="end"/>
            </w:r>
            <w:bookmarkEnd w:id="3"/>
            <w:r w:rsidR="00F011C9" w:rsidRPr="0005464C">
              <w:rPr>
                <w:sz w:val="20"/>
                <w:szCs w:val="20"/>
                <w:lang w:val="en-GB"/>
              </w:rPr>
              <w:tab/>
              <w:t xml:space="preserve">US </w:t>
            </w:r>
          </w:p>
          <w:p w14:paraId="71E50F1F" w14:textId="75AE9A25" w:rsidR="00F011C9" w:rsidRPr="0005464C" w:rsidRDefault="002403B9" w:rsidP="00CD4101">
            <w:pPr>
              <w:pStyle w:val="Geenafstand"/>
              <w:rPr>
                <w:sz w:val="20"/>
                <w:szCs w:val="20"/>
                <w:lang w:val="en-GB"/>
              </w:rPr>
            </w:pPr>
            <w:r>
              <w:rPr>
                <w:sz w:val="20"/>
                <w:szCs w:val="20"/>
                <w:lang w:val="en-GB"/>
              </w:rPr>
              <w:fldChar w:fldCharType="begin">
                <w:ffData>
                  <w:name w:val="Kontrollkästchen17"/>
                  <w:enabled/>
                  <w:calcOnExit w:val="0"/>
                  <w:checkBox>
                    <w:sizeAuto/>
                    <w:default w:val="1"/>
                  </w:checkBox>
                </w:ffData>
              </w:fldChar>
            </w:r>
            <w:bookmarkStart w:id="4" w:name="Kontrollkästchen17"/>
            <w:r>
              <w:rPr>
                <w:sz w:val="20"/>
                <w:szCs w:val="20"/>
                <w:lang w:val="en-GB"/>
              </w:rPr>
              <w:instrText xml:space="preserve"> FORMCHECKBOX </w:instrText>
            </w:r>
            <w:r>
              <w:rPr>
                <w:sz w:val="20"/>
                <w:szCs w:val="20"/>
                <w:lang w:val="en-GB"/>
              </w:rPr>
            </w:r>
            <w:r>
              <w:rPr>
                <w:sz w:val="20"/>
                <w:szCs w:val="20"/>
                <w:lang w:val="en-GB"/>
              </w:rPr>
              <w:fldChar w:fldCharType="separate"/>
            </w:r>
            <w:r>
              <w:rPr>
                <w:sz w:val="20"/>
                <w:szCs w:val="20"/>
                <w:lang w:val="en-GB"/>
              </w:rPr>
              <w:fldChar w:fldCharType="end"/>
            </w:r>
            <w:bookmarkEnd w:id="4"/>
            <w:r w:rsidR="00F011C9" w:rsidRPr="0005464C">
              <w:rPr>
                <w:sz w:val="20"/>
                <w:szCs w:val="20"/>
                <w:lang w:val="en-GB"/>
              </w:rPr>
              <w:tab/>
              <w:t>Europe (without Russia)</w:t>
            </w:r>
          </w:p>
          <w:p w14:paraId="7B820C2C" w14:textId="3962DE15" w:rsidR="00F011C9" w:rsidRPr="0005464C" w:rsidRDefault="002403B9" w:rsidP="00CD4101">
            <w:pPr>
              <w:pStyle w:val="Geenafstand"/>
              <w:rPr>
                <w:sz w:val="20"/>
                <w:szCs w:val="20"/>
                <w:lang w:val="en-GB"/>
              </w:rPr>
            </w:pPr>
            <w:r>
              <w:rPr>
                <w:sz w:val="20"/>
                <w:szCs w:val="20"/>
                <w:lang w:val="en-GB"/>
              </w:rPr>
              <w:fldChar w:fldCharType="begin">
                <w:ffData>
                  <w:name w:val="Kontrollkästchen18"/>
                  <w:enabled/>
                  <w:calcOnExit w:val="0"/>
                  <w:checkBox>
                    <w:sizeAuto/>
                    <w:default w:val="1"/>
                  </w:checkBox>
                </w:ffData>
              </w:fldChar>
            </w:r>
            <w:bookmarkStart w:id="5" w:name="Kontrollkästchen18"/>
            <w:r>
              <w:rPr>
                <w:sz w:val="20"/>
                <w:szCs w:val="20"/>
                <w:lang w:val="en-GB"/>
              </w:rPr>
              <w:instrText xml:space="preserve"> FORMCHECKBOX </w:instrText>
            </w:r>
            <w:r>
              <w:rPr>
                <w:sz w:val="20"/>
                <w:szCs w:val="20"/>
                <w:lang w:val="en-GB"/>
              </w:rPr>
            </w:r>
            <w:r>
              <w:rPr>
                <w:sz w:val="20"/>
                <w:szCs w:val="20"/>
                <w:lang w:val="en-GB"/>
              </w:rPr>
              <w:fldChar w:fldCharType="separate"/>
            </w:r>
            <w:r>
              <w:rPr>
                <w:sz w:val="20"/>
                <w:szCs w:val="20"/>
                <w:lang w:val="en-GB"/>
              </w:rPr>
              <w:fldChar w:fldCharType="end"/>
            </w:r>
            <w:bookmarkEnd w:id="5"/>
            <w:r w:rsidR="00F011C9" w:rsidRPr="0005464C">
              <w:rPr>
                <w:sz w:val="20"/>
                <w:szCs w:val="20"/>
                <w:lang w:val="en-GB"/>
              </w:rPr>
              <w:tab/>
              <w:t>Russia</w:t>
            </w:r>
          </w:p>
          <w:p w14:paraId="4719F430" w14:textId="2F5386A6" w:rsidR="00F011C9" w:rsidRPr="0005464C" w:rsidRDefault="002403B9" w:rsidP="00CD4101">
            <w:pPr>
              <w:pStyle w:val="Geenafstand"/>
              <w:rPr>
                <w:sz w:val="20"/>
                <w:szCs w:val="20"/>
                <w:lang w:val="en-GB"/>
              </w:rPr>
            </w:pPr>
            <w:r>
              <w:rPr>
                <w:sz w:val="20"/>
                <w:szCs w:val="20"/>
                <w:lang w:val="en-GB"/>
              </w:rPr>
              <w:fldChar w:fldCharType="begin">
                <w:ffData>
                  <w:name w:val="Kontrollkästchen19"/>
                  <w:enabled/>
                  <w:calcOnExit w:val="0"/>
                  <w:checkBox>
                    <w:sizeAuto/>
                    <w:default w:val="1"/>
                  </w:checkBox>
                </w:ffData>
              </w:fldChar>
            </w:r>
            <w:bookmarkStart w:id="6" w:name="Kontrollkästchen19"/>
            <w:r>
              <w:rPr>
                <w:sz w:val="20"/>
                <w:szCs w:val="20"/>
                <w:lang w:val="en-GB"/>
              </w:rPr>
              <w:instrText xml:space="preserve"> FORMCHECKBOX </w:instrText>
            </w:r>
            <w:r>
              <w:rPr>
                <w:sz w:val="20"/>
                <w:szCs w:val="20"/>
                <w:lang w:val="en-GB"/>
              </w:rPr>
            </w:r>
            <w:r>
              <w:rPr>
                <w:sz w:val="20"/>
                <w:szCs w:val="20"/>
                <w:lang w:val="en-GB"/>
              </w:rPr>
              <w:fldChar w:fldCharType="separate"/>
            </w:r>
            <w:r>
              <w:rPr>
                <w:sz w:val="20"/>
                <w:szCs w:val="20"/>
                <w:lang w:val="en-GB"/>
              </w:rPr>
              <w:fldChar w:fldCharType="end"/>
            </w:r>
            <w:bookmarkEnd w:id="6"/>
            <w:r w:rsidR="00F011C9" w:rsidRPr="0005464C">
              <w:rPr>
                <w:sz w:val="20"/>
                <w:szCs w:val="20"/>
                <w:lang w:val="en-GB"/>
              </w:rPr>
              <w:tab/>
              <w:t>South America</w:t>
            </w:r>
          </w:p>
          <w:p w14:paraId="49B9A72F" w14:textId="55BF6E27" w:rsidR="00F011C9" w:rsidRPr="0005464C" w:rsidRDefault="002403B9" w:rsidP="00CD4101">
            <w:pPr>
              <w:pStyle w:val="Geenafstand"/>
              <w:rPr>
                <w:sz w:val="20"/>
                <w:szCs w:val="20"/>
                <w:lang w:val="en-GB"/>
              </w:rPr>
            </w:pPr>
            <w:r>
              <w:rPr>
                <w:sz w:val="20"/>
                <w:szCs w:val="20"/>
                <w:lang w:val="en-GB"/>
              </w:rPr>
              <w:fldChar w:fldCharType="begin">
                <w:ffData>
                  <w:name w:val="Kontrollkästchen21"/>
                  <w:enabled/>
                  <w:calcOnExit w:val="0"/>
                  <w:checkBox>
                    <w:sizeAuto/>
                    <w:default w:val="1"/>
                  </w:checkBox>
                </w:ffData>
              </w:fldChar>
            </w:r>
            <w:bookmarkStart w:id="7" w:name="Kontrollkästchen21"/>
            <w:r>
              <w:rPr>
                <w:sz w:val="20"/>
                <w:szCs w:val="20"/>
                <w:lang w:val="en-GB"/>
              </w:rPr>
              <w:instrText xml:space="preserve"> FORMCHECKBOX </w:instrText>
            </w:r>
            <w:r>
              <w:rPr>
                <w:sz w:val="20"/>
                <w:szCs w:val="20"/>
                <w:lang w:val="en-GB"/>
              </w:rPr>
            </w:r>
            <w:r>
              <w:rPr>
                <w:sz w:val="20"/>
                <w:szCs w:val="20"/>
                <w:lang w:val="en-GB"/>
              </w:rPr>
              <w:fldChar w:fldCharType="separate"/>
            </w:r>
            <w:r>
              <w:rPr>
                <w:sz w:val="20"/>
                <w:szCs w:val="20"/>
                <w:lang w:val="en-GB"/>
              </w:rPr>
              <w:fldChar w:fldCharType="end"/>
            </w:r>
            <w:bookmarkEnd w:id="7"/>
            <w:r w:rsidR="00F011C9" w:rsidRPr="0005464C">
              <w:rPr>
                <w:sz w:val="20"/>
                <w:szCs w:val="20"/>
                <w:lang w:val="en-GB"/>
              </w:rPr>
              <w:tab/>
              <w:t>Asia</w:t>
            </w:r>
          </w:p>
          <w:p w14:paraId="724F966E" w14:textId="77777777" w:rsidR="00F011C9" w:rsidRPr="0005464C" w:rsidRDefault="00F011C9" w:rsidP="00CD4101">
            <w:pPr>
              <w:pStyle w:val="Geenafstand"/>
              <w:rPr>
                <w:sz w:val="20"/>
                <w:szCs w:val="20"/>
                <w:lang w:val="en-GB"/>
              </w:rPr>
            </w:pPr>
            <w:r w:rsidRPr="0005464C">
              <w:rPr>
                <w:sz w:val="20"/>
                <w:szCs w:val="20"/>
                <w:lang w:val="en-GB"/>
              </w:rPr>
              <w:fldChar w:fldCharType="begin">
                <w:ffData>
                  <w:name w:val="Text15"/>
                  <w:enabled/>
                  <w:calcOnExit w:val="0"/>
                  <w:textInput/>
                </w:ffData>
              </w:fldChar>
            </w:r>
            <w:bookmarkStart w:id="8" w:name="Text15"/>
            <w:r w:rsidRPr="0005464C">
              <w:rPr>
                <w:sz w:val="20"/>
                <w:szCs w:val="20"/>
                <w:lang w:val="en-GB"/>
              </w:rPr>
              <w:instrText xml:space="preserve"> FORMTEXT </w:instrText>
            </w:r>
            <w:r w:rsidRPr="0005464C">
              <w:rPr>
                <w:sz w:val="20"/>
                <w:szCs w:val="20"/>
                <w:lang w:val="en-GB"/>
              </w:rPr>
            </w:r>
            <w:r w:rsidRPr="0005464C">
              <w:rPr>
                <w:sz w:val="20"/>
                <w:szCs w:val="20"/>
                <w:lang w:val="en-GB"/>
              </w:rPr>
              <w:fldChar w:fldCharType="separate"/>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sz w:val="20"/>
                <w:szCs w:val="20"/>
                <w:lang w:val="en-GB"/>
              </w:rPr>
              <w:fldChar w:fldCharType="end"/>
            </w:r>
            <w:bookmarkEnd w:id="8"/>
            <w:r w:rsidRPr="0005464C">
              <w:rPr>
                <w:sz w:val="20"/>
                <w:szCs w:val="20"/>
                <w:lang w:val="en-GB"/>
              </w:rPr>
              <w:t xml:space="preserve"> </w:t>
            </w:r>
            <w:r w:rsidRPr="0005464C">
              <w:rPr>
                <w:i/>
                <w:iCs/>
                <w:sz w:val="20"/>
                <w:szCs w:val="20"/>
                <w:lang w:val="en-GB"/>
              </w:rPr>
              <w:t>(description of another area of applicability, e.g. a country)</w:t>
            </w:r>
          </w:p>
        </w:tc>
      </w:tr>
      <w:tr w:rsidR="00F011C9" w:rsidRPr="00946D46" w14:paraId="2FC16A47" w14:textId="77777777" w:rsidTr="00310403">
        <w:tc>
          <w:tcPr>
            <w:tcW w:w="475" w:type="dxa"/>
          </w:tcPr>
          <w:p w14:paraId="3F104A2A" w14:textId="60796553" w:rsidR="00F011C9" w:rsidRPr="0005464C" w:rsidRDefault="000F3E67" w:rsidP="00F83970">
            <w:pPr>
              <w:rPr>
                <w:rFonts w:ascii="Arial" w:hAnsi="Arial" w:cs="Arial"/>
                <w:sz w:val="20"/>
                <w:szCs w:val="20"/>
                <w:lang w:val="en-GB"/>
              </w:rPr>
            </w:pPr>
            <w:r w:rsidRPr="000D2FFB">
              <w:rPr>
                <w:lang w:val="en-US"/>
              </w:rPr>
              <w:br w:type="page"/>
            </w:r>
            <w:r w:rsidR="00F011C9" w:rsidRPr="0005464C">
              <w:rPr>
                <w:rFonts w:ascii="Arial" w:hAnsi="Arial" w:cs="Arial"/>
                <w:sz w:val="20"/>
                <w:szCs w:val="20"/>
                <w:lang w:val="en-GB"/>
              </w:rPr>
              <w:t>1</w:t>
            </w:r>
            <w:r w:rsidR="007E22E7">
              <w:rPr>
                <w:rFonts w:ascii="Arial" w:hAnsi="Arial" w:cs="Arial"/>
                <w:sz w:val="20"/>
                <w:szCs w:val="20"/>
                <w:lang w:val="en-GB"/>
              </w:rPr>
              <w:t>2</w:t>
            </w:r>
          </w:p>
        </w:tc>
        <w:tc>
          <w:tcPr>
            <w:tcW w:w="4368" w:type="dxa"/>
          </w:tcPr>
          <w:p w14:paraId="6EF9FCC1" w14:textId="7005D272" w:rsidR="00F011C9" w:rsidRPr="0005464C" w:rsidRDefault="00F011C9" w:rsidP="00CD4101">
            <w:pPr>
              <w:pStyle w:val="Geenafstand"/>
              <w:rPr>
                <w:sz w:val="20"/>
                <w:szCs w:val="20"/>
                <w:lang w:val="en-GB"/>
              </w:rPr>
            </w:pPr>
            <w:r w:rsidRPr="0005464C">
              <w:rPr>
                <w:sz w:val="20"/>
                <w:szCs w:val="20"/>
                <w:lang w:val="en-GB"/>
              </w:rPr>
              <w:t xml:space="preserve">Name of sender: </w:t>
            </w:r>
            <w:r w:rsidR="002403B9">
              <w:rPr>
                <w:sz w:val="20"/>
                <w:szCs w:val="20"/>
                <w:lang w:val="en-GB"/>
              </w:rPr>
              <w:fldChar w:fldCharType="begin">
                <w:ffData>
                  <w:name w:val=""/>
                  <w:enabled/>
                  <w:calcOnExit w:val="0"/>
                  <w:textInput>
                    <w:default w:val="Gert Morlion"/>
                  </w:textInput>
                </w:ffData>
              </w:fldChar>
            </w:r>
            <w:r w:rsidR="002403B9">
              <w:rPr>
                <w:sz w:val="20"/>
                <w:szCs w:val="20"/>
                <w:lang w:val="en-GB"/>
              </w:rPr>
              <w:instrText xml:space="preserve"> FORMTEXT </w:instrText>
            </w:r>
            <w:r w:rsidR="002403B9">
              <w:rPr>
                <w:sz w:val="20"/>
                <w:szCs w:val="20"/>
                <w:lang w:val="en-GB"/>
              </w:rPr>
            </w:r>
            <w:r w:rsidR="002403B9">
              <w:rPr>
                <w:sz w:val="20"/>
                <w:szCs w:val="20"/>
                <w:lang w:val="en-GB"/>
              </w:rPr>
              <w:fldChar w:fldCharType="separate"/>
            </w:r>
            <w:r w:rsidR="002403B9">
              <w:rPr>
                <w:noProof/>
                <w:sz w:val="20"/>
                <w:szCs w:val="20"/>
                <w:lang w:val="en-GB"/>
              </w:rPr>
              <w:t>Gert Morlion</w:t>
            </w:r>
            <w:r w:rsidR="002403B9">
              <w:rPr>
                <w:sz w:val="20"/>
                <w:szCs w:val="20"/>
                <w:lang w:val="en-GB"/>
              </w:rPr>
              <w:fldChar w:fldCharType="end"/>
            </w:r>
          </w:p>
          <w:p w14:paraId="07626D9B" w14:textId="5635BA88" w:rsidR="00F011C9" w:rsidRPr="0005464C" w:rsidRDefault="00F011C9" w:rsidP="00CD4101">
            <w:pPr>
              <w:pStyle w:val="Geenafstand"/>
              <w:rPr>
                <w:sz w:val="20"/>
                <w:szCs w:val="20"/>
                <w:lang w:val="en-GB"/>
              </w:rPr>
            </w:pPr>
            <w:r w:rsidRPr="0005464C">
              <w:rPr>
                <w:sz w:val="20"/>
                <w:szCs w:val="20"/>
                <w:lang w:val="en-GB"/>
              </w:rPr>
              <w:t xml:space="preserve">Name of authority or company: </w:t>
            </w:r>
            <w:r w:rsidR="00D874AE">
              <w:rPr>
                <w:sz w:val="20"/>
                <w:szCs w:val="20"/>
                <w:lang w:val="en-GB"/>
              </w:rPr>
              <w:fldChar w:fldCharType="begin">
                <w:ffData>
                  <w:name w:val=""/>
                  <w:enabled/>
                  <w:calcOnExit w:val="0"/>
                  <w:textInput>
                    <w:default w:val="De Vlaamse Waterweg"/>
                  </w:textInput>
                </w:ffData>
              </w:fldChar>
            </w:r>
            <w:r w:rsidR="00D874AE">
              <w:rPr>
                <w:sz w:val="20"/>
                <w:szCs w:val="20"/>
                <w:lang w:val="en-GB"/>
              </w:rPr>
              <w:instrText xml:space="preserve"> FORMTEXT </w:instrText>
            </w:r>
            <w:r w:rsidR="00D874AE">
              <w:rPr>
                <w:sz w:val="20"/>
                <w:szCs w:val="20"/>
                <w:lang w:val="en-GB"/>
              </w:rPr>
            </w:r>
            <w:r w:rsidR="00D874AE">
              <w:rPr>
                <w:sz w:val="20"/>
                <w:szCs w:val="20"/>
                <w:lang w:val="en-GB"/>
              </w:rPr>
              <w:fldChar w:fldCharType="separate"/>
            </w:r>
            <w:r w:rsidR="00D874AE">
              <w:rPr>
                <w:noProof/>
                <w:sz w:val="20"/>
                <w:szCs w:val="20"/>
                <w:lang w:val="en-GB"/>
              </w:rPr>
              <w:t>De Vlaamse Waterweg</w:t>
            </w:r>
            <w:r w:rsidR="00D874AE">
              <w:rPr>
                <w:sz w:val="20"/>
                <w:szCs w:val="20"/>
                <w:lang w:val="en-GB"/>
              </w:rPr>
              <w:fldChar w:fldCharType="end"/>
            </w:r>
          </w:p>
          <w:p w14:paraId="66137F97" w14:textId="3F9ADA1A" w:rsidR="00F011C9" w:rsidRPr="0005464C" w:rsidRDefault="00F011C9" w:rsidP="00CD4101">
            <w:pPr>
              <w:pStyle w:val="Geenafstand"/>
              <w:rPr>
                <w:sz w:val="20"/>
                <w:szCs w:val="20"/>
                <w:lang w:val="en-GB"/>
              </w:rPr>
            </w:pPr>
            <w:r w:rsidRPr="0005464C">
              <w:rPr>
                <w:sz w:val="20"/>
                <w:szCs w:val="20"/>
                <w:lang w:val="en-GB"/>
              </w:rPr>
              <w:t xml:space="preserve">e-mail address: </w:t>
            </w:r>
            <w:r w:rsidR="002403B9">
              <w:rPr>
                <w:sz w:val="20"/>
                <w:szCs w:val="20"/>
                <w:lang w:val="en-GB"/>
              </w:rPr>
              <w:fldChar w:fldCharType="begin">
                <w:ffData>
                  <w:name w:val=""/>
                  <w:enabled/>
                  <w:calcOnExit w:val="0"/>
                  <w:textInput>
                    <w:default w:val="gert.morlion@vlaamsewaterweg.be"/>
                  </w:textInput>
                </w:ffData>
              </w:fldChar>
            </w:r>
            <w:r w:rsidR="002403B9">
              <w:rPr>
                <w:sz w:val="20"/>
                <w:szCs w:val="20"/>
                <w:lang w:val="en-GB"/>
              </w:rPr>
              <w:instrText xml:space="preserve"> FORMTEXT </w:instrText>
            </w:r>
            <w:r w:rsidR="002403B9">
              <w:rPr>
                <w:sz w:val="20"/>
                <w:szCs w:val="20"/>
                <w:lang w:val="en-GB"/>
              </w:rPr>
            </w:r>
            <w:r w:rsidR="002403B9">
              <w:rPr>
                <w:sz w:val="20"/>
                <w:szCs w:val="20"/>
                <w:lang w:val="en-GB"/>
              </w:rPr>
              <w:fldChar w:fldCharType="separate"/>
            </w:r>
            <w:r w:rsidR="002403B9">
              <w:rPr>
                <w:noProof/>
                <w:sz w:val="20"/>
                <w:szCs w:val="20"/>
                <w:lang w:val="en-GB"/>
              </w:rPr>
              <w:t>gert.morlion@vlaamsewaterweg.be</w:t>
            </w:r>
            <w:r w:rsidR="002403B9">
              <w:rPr>
                <w:sz w:val="20"/>
                <w:szCs w:val="20"/>
                <w:lang w:val="en-GB"/>
              </w:rPr>
              <w:fldChar w:fldCharType="end"/>
            </w:r>
          </w:p>
          <w:p w14:paraId="1512AB1C" w14:textId="69E8A0DF" w:rsidR="00F011C9" w:rsidRPr="0005464C" w:rsidRDefault="00F011C9" w:rsidP="00CD4101">
            <w:pPr>
              <w:pStyle w:val="Geenafstand"/>
              <w:rPr>
                <w:sz w:val="20"/>
                <w:szCs w:val="20"/>
                <w:lang w:val="en-GB"/>
              </w:rPr>
            </w:pPr>
            <w:r w:rsidRPr="0005464C">
              <w:rPr>
                <w:sz w:val="20"/>
                <w:szCs w:val="20"/>
                <w:lang w:val="en-GB"/>
              </w:rPr>
              <w:lastRenderedPageBreak/>
              <w:t xml:space="preserve">Date </w:t>
            </w:r>
            <w:r w:rsidRPr="0005464C">
              <w:rPr>
                <w:i/>
                <w:iCs/>
                <w:sz w:val="20"/>
                <w:szCs w:val="20"/>
                <w:lang w:val="en-GB"/>
              </w:rPr>
              <w:t>(</w:t>
            </w:r>
            <w:r w:rsidR="00946D46">
              <w:rPr>
                <w:i/>
                <w:iCs/>
                <w:sz w:val="20"/>
                <w:szCs w:val="20"/>
                <w:lang w:val="en-GB"/>
              </w:rPr>
              <w:t>202505</w:t>
            </w:r>
            <w:r w:rsidR="003A581D">
              <w:rPr>
                <w:i/>
                <w:iCs/>
                <w:sz w:val="20"/>
                <w:szCs w:val="20"/>
                <w:lang w:val="en-GB"/>
              </w:rPr>
              <w:t>1</w:t>
            </w:r>
            <w:r w:rsidR="002A7AD0">
              <w:rPr>
                <w:i/>
                <w:iCs/>
                <w:sz w:val="20"/>
                <w:szCs w:val="20"/>
                <w:lang w:val="en-GB"/>
              </w:rPr>
              <w:t>2</w:t>
            </w:r>
            <w:r w:rsidRPr="0005464C">
              <w:rPr>
                <w:i/>
                <w:iCs/>
                <w:sz w:val="20"/>
                <w:szCs w:val="20"/>
                <w:lang w:val="en-GB"/>
              </w:rPr>
              <w:t xml:space="preserve">): </w:t>
            </w:r>
            <w:r w:rsidRPr="0005464C">
              <w:rPr>
                <w:sz w:val="20"/>
                <w:szCs w:val="20"/>
                <w:lang w:val="en-GB"/>
              </w:rPr>
              <w:fldChar w:fldCharType="begin">
                <w:ffData>
                  <w:name w:val="Text23"/>
                  <w:enabled/>
                  <w:calcOnExit w:val="0"/>
                  <w:textInput>
                    <w:maxLength w:val="8"/>
                  </w:textInput>
                </w:ffData>
              </w:fldChar>
            </w:r>
            <w:r w:rsidRPr="0005464C">
              <w:rPr>
                <w:sz w:val="20"/>
                <w:szCs w:val="20"/>
                <w:lang w:val="en-GB"/>
              </w:rPr>
              <w:instrText xml:space="preserve"> FORMTEXT </w:instrText>
            </w:r>
            <w:r w:rsidRPr="0005464C">
              <w:rPr>
                <w:sz w:val="20"/>
                <w:szCs w:val="20"/>
                <w:lang w:val="en-GB"/>
              </w:rPr>
            </w:r>
            <w:r w:rsidRPr="0005464C">
              <w:rPr>
                <w:sz w:val="20"/>
                <w:szCs w:val="20"/>
                <w:lang w:val="en-GB"/>
              </w:rPr>
              <w:fldChar w:fldCharType="separate"/>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sz w:val="20"/>
                <w:szCs w:val="20"/>
                <w:lang w:val="en-GB"/>
              </w:rPr>
              <w:fldChar w:fldCharType="end"/>
            </w:r>
          </w:p>
        </w:tc>
        <w:tc>
          <w:tcPr>
            <w:tcW w:w="4363" w:type="dxa"/>
          </w:tcPr>
          <w:p w14:paraId="083B1031" w14:textId="33F60CCC" w:rsidR="00F011C9" w:rsidRPr="0005464C" w:rsidRDefault="00F011C9" w:rsidP="00CD4101">
            <w:pPr>
              <w:pStyle w:val="Geenafstand"/>
              <w:rPr>
                <w:sz w:val="20"/>
                <w:szCs w:val="20"/>
                <w:lang w:val="en-GB"/>
              </w:rPr>
            </w:pPr>
            <w:r w:rsidRPr="0005464C">
              <w:rPr>
                <w:sz w:val="20"/>
                <w:szCs w:val="20"/>
                <w:lang w:val="en-GB"/>
              </w:rPr>
              <w:lastRenderedPageBreak/>
              <w:t xml:space="preserve">Deadline for comments </w:t>
            </w:r>
            <w:r w:rsidR="00AD0DFC">
              <w:rPr>
                <w:sz w:val="20"/>
                <w:szCs w:val="20"/>
                <w:lang w:val="en-GB"/>
              </w:rPr>
              <w:fldChar w:fldCharType="begin">
                <w:ffData>
                  <w:name w:val="Text23"/>
                  <w:enabled/>
                  <w:calcOnExit w:val="0"/>
                  <w:textInput>
                    <w:default w:val="23062025"/>
                    <w:maxLength w:val="8"/>
                  </w:textInput>
                </w:ffData>
              </w:fldChar>
            </w:r>
            <w:bookmarkStart w:id="9" w:name="Text23"/>
            <w:r w:rsidR="00AD0DFC">
              <w:rPr>
                <w:sz w:val="20"/>
                <w:szCs w:val="20"/>
                <w:lang w:val="en-GB"/>
              </w:rPr>
              <w:instrText xml:space="preserve"> FORMTEXT </w:instrText>
            </w:r>
            <w:r w:rsidR="00AD0DFC">
              <w:rPr>
                <w:sz w:val="20"/>
                <w:szCs w:val="20"/>
                <w:lang w:val="en-GB"/>
              </w:rPr>
            </w:r>
            <w:r w:rsidR="00AD0DFC">
              <w:rPr>
                <w:sz w:val="20"/>
                <w:szCs w:val="20"/>
                <w:lang w:val="en-GB"/>
              </w:rPr>
              <w:fldChar w:fldCharType="separate"/>
            </w:r>
            <w:r w:rsidR="00AD0DFC">
              <w:rPr>
                <w:noProof/>
                <w:sz w:val="20"/>
                <w:szCs w:val="20"/>
                <w:lang w:val="en-GB"/>
              </w:rPr>
              <w:t>23062025</w:t>
            </w:r>
            <w:r w:rsidR="00AD0DFC">
              <w:rPr>
                <w:sz w:val="20"/>
                <w:szCs w:val="20"/>
                <w:lang w:val="en-GB"/>
              </w:rPr>
              <w:fldChar w:fldCharType="end"/>
            </w:r>
            <w:bookmarkEnd w:id="9"/>
            <w:r w:rsidRPr="0005464C">
              <w:rPr>
                <w:sz w:val="20"/>
                <w:szCs w:val="20"/>
                <w:lang w:val="en-GB"/>
              </w:rPr>
              <w:t xml:space="preserve"> (6 weeks)</w:t>
            </w:r>
          </w:p>
          <w:p w14:paraId="5CE8D20F" w14:textId="77777777" w:rsidR="00F011C9" w:rsidRPr="0005464C" w:rsidRDefault="00F011C9" w:rsidP="00CD4101">
            <w:pPr>
              <w:pStyle w:val="Geenafstand"/>
              <w:rPr>
                <w:sz w:val="20"/>
                <w:szCs w:val="20"/>
                <w:lang w:val="en-GB"/>
              </w:rPr>
            </w:pPr>
          </w:p>
          <w:p w14:paraId="6ACF745F" w14:textId="77777777" w:rsidR="00F011C9" w:rsidRPr="0005464C" w:rsidRDefault="00F011C9" w:rsidP="00CD4101">
            <w:pPr>
              <w:pStyle w:val="Geenafstand"/>
              <w:rPr>
                <w:sz w:val="20"/>
                <w:szCs w:val="20"/>
                <w:lang w:val="en-GB"/>
              </w:rPr>
            </w:pPr>
            <w:r w:rsidRPr="0005464C">
              <w:rPr>
                <w:sz w:val="20"/>
                <w:szCs w:val="20"/>
                <w:lang w:val="en-GB"/>
              </w:rPr>
              <w:t>To be filled in by a member of the Core Group:</w:t>
            </w:r>
          </w:p>
          <w:p w14:paraId="33B04212" w14:textId="77777777" w:rsidR="00F011C9" w:rsidRPr="0005464C" w:rsidRDefault="00F011C9" w:rsidP="00CD4101">
            <w:pPr>
              <w:pStyle w:val="Geenafstand"/>
              <w:rPr>
                <w:sz w:val="20"/>
                <w:szCs w:val="20"/>
                <w:lang w:val="en-GB"/>
              </w:rPr>
            </w:pPr>
            <w:r w:rsidRPr="0005464C">
              <w:rPr>
                <w:sz w:val="20"/>
                <w:szCs w:val="20"/>
                <w:lang w:val="en-GB"/>
              </w:rPr>
              <w:fldChar w:fldCharType="begin">
                <w:ffData>
                  <w:name w:val="Kontrollkästchen24"/>
                  <w:enabled/>
                  <w:calcOnExit w:val="0"/>
                  <w:checkBox>
                    <w:sizeAuto/>
                    <w:default w:val="0"/>
                  </w:checkBox>
                </w:ffData>
              </w:fldChar>
            </w:r>
            <w:bookmarkStart w:id="10" w:name="Kontrollkästchen24"/>
            <w:r w:rsidRPr="0005464C">
              <w:rPr>
                <w:sz w:val="20"/>
                <w:szCs w:val="20"/>
                <w:lang w:val="en-GB"/>
              </w:rPr>
              <w:instrText xml:space="preserve"> FORMCHECKBOX </w:instrText>
            </w:r>
            <w:r w:rsidRPr="0005464C">
              <w:rPr>
                <w:sz w:val="20"/>
                <w:szCs w:val="20"/>
                <w:lang w:val="en-GB"/>
              </w:rPr>
            </w:r>
            <w:r w:rsidRPr="0005464C">
              <w:rPr>
                <w:sz w:val="20"/>
                <w:szCs w:val="20"/>
                <w:lang w:val="en-GB"/>
              </w:rPr>
              <w:fldChar w:fldCharType="separate"/>
            </w:r>
            <w:r w:rsidRPr="0005464C">
              <w:rPr>
                <w:sz w:val="20"/>
                <w:szCs w:val="20"/>
                <w:lang w:val="en-GB"/>
              </w:rPr>
              <w:fldChar w:fldCharType="end"/>
            </w:r>
            <w:bookmarkEnd w:id="10"/>
            <w:r w:rsidRPr="0005464C">
              <w:rPr>
                <w:sz w:val="20"/>
                <w:szCs w:val="20"/>
                <w:lang w:val="en-GB"/>
              </w:rPr>
              <w:t xml:space="preserve"> Proposal adopted/ </w:t>
            </w:r>
            <w:r w:rsidRPr="0005464C">
              <w:rPr>
                <w:sz w:val="20"/>
                <w:szCs w:val="20"/>
                <w:lang w:val="en-GB"/>
              </w:rPr>
              <w:fldChar w:fldCharType="begin">
                <w:ffData>
                  <w:name w:val="Kontrollkästchen25"/>
                  <w:enabled/>
                  <w:calcOnExit w:val="0"/>
                  <w:checkBox>
                    <w:sizeAuto/>
                    <w:default w:val="0"/>
                  </w:checkBox>
                </w:ffData>
              </w:fldChar>
            </w:r>
            <w:bookmarkStart w:id="11" w:name="Kontrollkästchen25"/>
            <w:r w:rsidRPr="0005464C">
              <w:rPr>
                <w:sz w:val="20"/>
                <w:szCs w:val="20"/>
                <w:lang w:val="en-GB"/>
              </w:rPr>
              <w:instrText xml:space="preserve"> FORMCHECKBOX </w:instrText>
            </w:r>
            <w:r w:rsidRPr="0005464C">
              <w:rPr>
                <w:sz w:val="20"/>
                <w:szCs w:val="20"/>
                <w:lang w:val="en-GB"/>
              </w:rPr>
            </w:r>
            <w:r w:rsidRPr="0005464C">
              <w:rPr>
                <w:sz w:val="20"/>
                <w:szCs w:val="20"/>
                <w:lang w:val="en-GB"/>
              </w:rPr>
              <w:fldChar w:fldCharType="separate"/>
            </w:r>
            <w:r w:rsidRPr="0005464C">
              <w:rPr>
                <w:sz w:val="20"/>
                <w:szCs w:val="20"/>
                <w:lang w:val="en-GB"/>
              </w:rPr>
              <w:fldChar w:fldCharType="end"/>
            </w:r>
            <w:bookmarkEnd w:id="11"/>
            <w:r w:rsidRPr="0005464C">
              <w:rPr>
                <w:sz w:val="20"/>
                <w:szCs w:val="20"/>
                <w:lang w:val="en-GB"/>
              </w:rPr>
              <w:t xml:space="preserve"> Proposal rejected</w:t>
            </w:r>
          </w:p>
          <w:p w14:paraId="0BE3730D" w14:textId="77777777" w:rsidR="00F011C9" w:rsidRPr="0005464C" w:rsidRDefault="00F011C9" w:rsidP="00CD4101">
            <w:pPr>
              <w:pStyle w:val="Geenafstand"/>
              <w:rPr>
                <w:sz w:val="20"/>
                <w:szCs w:val="20"/>
                <w:lang w:val="en-GB"/>
              </w:rPr>
            </w:pPr>
            <w:r w:rsidRPr="0005464C">
              <w:rPr>
                <w:sz w:val="20"/>
                <w:szCs w:val="20"/>
                <w:lang w:val="en-GB"/>
              </w:rPr>
              <w:t xml:space="preserve">Will become part of edition </w:t>
            </w:r>
            <w:r w:rsidRPr="0005464C">
              <w:rPr>
                <w:sz w:val="20"/>
                <w:szCs w:val="20"/>
                <w:lang w:val="en-GB"/>
              </w:rPr>
              <w:fldChar w:fldCharType="begin">
                <w:ffData>
                  <w:name w:val="Text23"/>
                  <w:enabled/>
                  <w:calcOnExit w:val="0"/>
                  <w:textInput>
                    <w:maxLength w:val="8"/>
                  </w:textInput>
                </w:ffData>
              </w:fldChar>
            </w:r>
            <w:r w:rsidRPr="0005464C">
              <w:rPr>
                <w:sz w:val="20"/>
                <w:szCs w:val="20"/>
                <w:lang w:val="en-GB"/>
              </w:rPr>
              <w:instrText xml:space="preserve"> FORMTEXT </w:instrText>
            </w:r>
            <w:r w:rsidRPr="0005464C">
              <w:rPr>
                <w:sz w:val="20"/>
                <w:szCs w:val="20"/>
                <w:lang w:val="en-GB"/>
              </w:rPr>
            </w:r>
            <w:r w:rsidRPr="0005464C">
              <w:rPr>
                <w:sz w:val="20"/>
                <w:szCs w:val="20"/>
                <w:lang w:val="en-GB"/>
              </w:rPr>
              <w:fldChar w:fldCharType="separate"/>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noProof/>
                <w:sz w:val="20"/>
                <w:szCs w:val="20"/>
                <w:lang w:val="en-GB"/>
              </w:rPr>
              <w:t> </w:t>
            </w:r>
            <w:r w:rsidRPr="0005464C">
              <w:rPr>
                <w:sz w:val="20"/>
                <w:szCs w:val="20"/>
                <w:lang w:val="en-GB"/>
              </w:rPr>
              <w:fldChar w:fldCharType="end"/>
            </w:r>
            <w:r w:rsidRPr="0005464C">
              <w:rPr>
                <w:sz w:val="20"/>
                <w:szCs w:val="20"/>
                <w:lang w:val="en-GB"/>
              </w:rPr>
              <w:t xml:space="preserve"> of the EG.</w:t>
            </w:r>
          </w:p>
        </w:tc>
      </w:tr>
    </w:tbl>
    <w:p w14:paraId="2A16F43F" w14:textId="77777777" w:rsidR="000A2391" w:rsidRDefault="008B7FF0" w:rsidP="000A2391">
      <w:pPr>
        <w:spacing w:before="240"/>
        <w:rPr>
          <w:rFonts w:ascii="Arial" w:hAnsi="Arial" w:cs="Arial"/>
          <w:sz w:val="16"/>
          <w:szCs w:val="20"/>
          <w:lang w:val="en-GB"/>
        </w:rPr>
      </w:pPr>
      <w:r w:rsidRPr="000A2391">
        <w:rPr>
          <w:rFonts w:ascii="Arial" w:hAnsi="Arial" w:cs="Arial"/>
          <w:sz w:val="16"/>
          <w:szCs w:val="20"/>
          <w:lang w:val="en-GB"/>
        </w:rPr>
        <w:t xml:space="preserve">The file </w:t>
      </w:r>
      <w:r w:rsidR="000A2391" w:rsidRPr="000A2391">
        <w:rPr>
          <w:rFonts w:ascii="Arial" w:hAnsi="Arial" w:cs="Arial"/>
          <w:sz w:val="16"/>
          <w:szCs w:val="20"/>
          <w:lang w:val="en-GB"/>
        </w:rPr>
        <w:t>name should start with “CR_</w:t>
      </w:r>
      <w:r w:rsidR="001826BE">
        <w:rPr>
          <w:rFonts w:ascii="Arial" w:hAnsi="Arial" w:cs="Arial"/>
          <w:sz w:val="16"/>
          <w:szCs w:val="20"/>
          <w:lang w:val="en-GB"/>
        </w:rPr>
        <w:t>IEHG_</w:t>
      </w:r>
      <w:r w:rsidRPr="000A2391">
        <w:rPr>
          <w:rFonts w:ascii="Arial" w:hAnsi="Arial" w:cs="Arial"/>
          <w:sz w:val="16"/>
          <w:szCs w:val="20"/>
          <w:lang w:val="en-GB"/>
        </w:rPr>
        <w:t xml:space="preserve">”, </w:t>
      </w:r>
      <w:r w:rsidR="001826BE">
        <w:rPr>
          <w:rFonts w:ascii="Arial" w:hAnsi="Arial" w:cs="Arial"/>
          <w:sz w:val="16"/>
          <w:szCs w:val="20"/>
          <w:lang w:val="en-GB"/>
        </w:rPr>
        <w:t>followed by the number</w:t>
      </w:r>
      <w:r w:rsidR="001B71FA">
        <w:rPr>
          <w:rFonts w:ascii="Arial" w:hAnsi="Arial" w:cs="Arial"/>
          <w:sz w:val="16"/>
          <w:szCs w:val="20"/>
          <w:lang w:val="en-GB"/>
        </w:rPr>
        <w:t xml:space="preserve"> and version</w:t>
      </w:r>
      <w:r w:rsidR="001826BE">
        <w:rPr>
          <w:rFonts w:ascii="Arial" w:hAnsi="Arial" w:cs="Arial"/>
          <w:sz w:val="16"/>
          <w:szCs w:val="20"/>
          <w:lang w:val="en-GB"/>
        </w:rPr>
        <w:t xml:space="preserve"> (nr-</w:t>
      </w:r>
      <w:proofErr w:type="spellStart"/>
      <w:r w:rsidR="001826BE">
        <w:rPr>
          <w:rFonts w:ascii="Arial" w:hAnsi="Arial" w:cs="Arial"/>
          <w:sz w:val="16"/>
          <w:szCs w:val="20"/>
          <w:lang w:val="en-GB"/>
        </w:rPr>
        <w:t>XX</w:t>
      </w:r>
      <w:r w:rsidR="00A266B7">
        <w:rPr>
          <w:rFonts w:ascii="Arial" w:hAnsi="Arial" w:cs="Arial"/>
          <w:sz w:val="16"/>
          <w:szCs w:val="20"/>
          <w:lang w:val="en-GB"/>
        </w:rPr>
        <w:t>X</w:t>
      </w:r>
      <w:r w:rsidR="001826BE">
        <w:rPr>
          <w:rFonts w:ascii="Arial" w:hAnsi="Arial" w:cs="Arial"/>
          <w:sz w:val="16"/>
          <w:szCs w:val="20"/>
          <w:lang w:val="en-GB"/>
        </w:rPr>
        <w:t>_</w:t>
      </w:r>
      <w:r w:rsidR="001B71FA">
        <w:rPr>
          <w:rFonts w:ascii="Arial" w:hAnsi="Arial" w:cs="Arial"/>
          <w:sz w:val="16"/>
          <w:szCs w:val="20"/>
          <w:lang w:val="en-GB"/>
        </w:rPr>
        <w:t>vX</w:t>
      </w:r>
      <w:proofErr w:type="spellEnd"/>
      <w:r w:rsidR="001826BE">
        <w:rPr>
          <w:rFonts w:ascii="Arial" w:hAnsi="Arial" w:cs="Arial"/>
          <w:sz w:val="16"/>
          <w:szCs w:val="20"/>
          <w:lang w:val="en-GB"/>
        </w:rPr>
        <w:t xml:space="preserve">) of the change request, </w:t>
      </w:r>
      <w:r w:rsidRPr="000A2391">
        <w:rPr>
          <w:rFonts w:ascii="Arial" w:hAnsi="Arial" w:cs="Arial"/>
          <w:sz w:val="16"/>
          <w:szCs w:val="20"/>
          <w:lang w:val="en-GB"/>
        </w:rPr>
        <w:t>followed by</w:t>
      </w:r>
      <w:r w:rsidR="000A2391" w:rsidRPr="000A2391">
        <w:rPr>
          <w:rFonts w:ascii="Arial" w:hAnsi="Arial" w:cs="Arial"/>
          <w:sz w:val="16"/>
          <w:szCs w:val="20"/>
          <w:lang w:val="en-GB"/>
        </w:rPr>
        <w:t xml:space="preserve"> a reference to a page of the </w:t>
      </w:r>
      <w:r w:rsidR="001B71FA">
        <w:rPr>
          <w:rFonts w:ascii="Arial" w:hAnsi="Arial" w:cs="Arial"/>
          <w:sz w:val="16"/>
          <w:szCs w:val="20"/>
          <w:lang w:val="en-GB"/>
        </w:rPr>
        <w:t>DC</w:t>
      </w:r>
      <w:r w:rsidR="000A2391" w:rsidRPr="000A2391">
        <w:rPr>
          <w:rFonts w:ascii="Arial" w:hAnsi="Arial" w:cs="Arial"/>
          <w:sz w:val="16"/>
          <w:szCs w:val="20"/>
          <w:lang w:val="en-GB"/>
        </w:rPr>
        <w:t>EG or the content</w:t>
      </w:r>
      <w:r w:rsidR="003329BF">
        <w:rPr>
          <w:rFonts w:ascii="Arial" w:hAnsi="Arial" w:cs="Arial"/>
          <w:sz w:val="16"/>
          <w:szCs w:val="20"/>
          <w:lang w:val="en-GB"/>
        </w:rPr>
        <w:t xml:space="preserve"> (</w:t>
      </w:r>
      <w:r w:rsidR="000A6258">
        <w:rPr>
          <w:rFonts w:ascii="Arial" w:hAnsi="Arial" w:cs="Arial"/>
          <w:sz w:val="16"/>
          <w:szCs w:val="20"/>
          <w:lang w:val="en-GB"/>
        </w:rPr>
        <w:t xml:space="preserve">e.g. </w:t>
      </w:r>
      <w:r w:rsidR="003329BF">
        <w:rPr>
          <w:rFonts w:ascii="Arial" w:hAnsi="Arial" w:cs="Arial"/>
          <w:sz w:val="16"/>
          <w:szCs w:val="20"/>
          <w:lang w:val="en-GB"/>
        </w:rPr>
        <w:t>X_</w:t>
      </w:r>
      <w:r w:rsidR="001B71FA">
        <w:rPr>
          <w:rFonts w:ascii="Arial" w:hAnsi="Arial" w:cs="Arial"/>
          <w:sz w:val="16"/>
          <w:szCs w:val="20"/>
          <w:lang w:val="en-GB"/>
        </w:rPr>
        <w:t>X</w:t>
      </w:r>
      <w:r w:rsidR="003329BF">
        <w:rPr>
          <w:rFonts w:ascii="Arial" w:hAnsi="Arial" w:cs="Arial"/>
          <w:sz w:val="16"/>
          <w:szCs w:val="20"/>
          <w:lang w:val="en-GB"/>
        </w:rPr>
        <w:t>_</w:t>
      </w:r>
      <w:r w:rsidR="001B71FA">
        <w:rPr>
          <w:rFonts w:ascii="Arial" w:hAnsi="Arial" w:cs="Arial"/>
          <w:sz w:val="16"/>
          <w:szCs w:val="20"/>
          <w:lang w:val="en-GB"/>
        </w:rPr>
        <w:t>X</w:t>
      </w:r>
      <w:r w:rsidR="000A6258">
        <w:rPr>
          <w:rFonts w:ascii="Arial" w:hAnsi="Arial" w:cs="Arial"/>
          <w:sz w:val="16"/>
          <w:szCs w:val="20"/>
          <w:lang w:val="en-GB"/>
        </w:rPr>
        <w:t xml:space="preserve"> or </w:t>
      </w:r>
      <w:proofErr w:type="spellStart"/>
      <w:r w:rsidR="001B71FA">
        <w:rPr>
          <w:rFonts w:ascii="Arial" w:hAnsi="Arial" w:cs="Arial"/>
          <w:sz w:val="16"/>
          <w:szCs w:val="20"/>
          <w:lang w:val="en-GB"/>
        </w:rPr>
        <w:t>Special_Purpose_Buoy</w:t>
      </w:r>
      <w:proofErr w:type="spellEnd"/>
      <w:r w:rsidR="003329BF">
        <w:rPr>
          <w:rFonts w:ascii="Arial" w:hAnsi="Arial" w:cs="Arial"/>
          <w:sz w:val="16"/>
          <w:szCs w:val="20"/>
          <w:lang w:val="en-GB"/>
        </w:rPr>
        <w:t>)</w:t>
      </w:r>
      <w:r w:rsidRPr="000A2391">
        <w:rPr>
          <w:rFonts w:ascii="Arial" w:hAnsi="Arial" w:cs="Arial"/>
          <w:sz w:val="16"/>
          <w:szCs w:val="20"/>
          <w:lang w:val="en-GB"/>
        </w:rPr>
        <w:t xml:space="preserve">, </w:t>
      </w:r>
      <w:r w:rsidR="000A2391" w:rsidRPr="000A2391">
        <w:rPr>
          <w:rFonts w:ascii="Arial" w:hAnsi="Arial" w:cs="Arial"/>
          <w:sz w:val="16"/>
          <w:szCs w:val="20"/>
          <w:lang w:val="en-GB"/>
        </w:rPr>
        <w:t xml:space="preserve">and include the year (YYYY). </w:t>
      </w:r>
      <w:r w:rsidR="000A2391">
        <w:rPr>
          <w:rFonts w:ascii="Arial" w:hAnsi="Arial" w:cs="Arial"/>
          <w:sz w:val="16"/>
          <w:szCs w:val="20"/>
          <w:lang w:val="en-GB"/>
        </w:rPr>
        <w:br/>
      </w:r>
      <w:r w:rsidR="000A2391" w:rsidRPr="000A2391">
        <w:rPr>
          <w:rFonts w:ascii="Arial" w:hAnsi="Arial" w:cs="Arial"/>
          <w:sz w:val="16"/>
          <w:szCs w:val="20"/>
          <w:lang w:val="en-GB"/>
        </w:rPr>
        <w:t>Example: CR_</w:t>
      </w:r>
      <w:r w:rsidR="001826BE">
        <w:rPr>
          <w:rFonts w:ascii="Arial" w:hAnsi="Arial" w:cs="Arial"/>
          <w:sz w:val="16"/>
          <w:szCs w:val="20"/>
          <w:lang w:val="en-GB"/>
        </w:rPr>
        <w:t>IEHG_nr-0</w:t>
      </w:r>
      <w:r w:rsidR="001B71FA">
        <w:rPr>
          <w:rFonts w:ascii="Arial" w:hAnsi="Arial" w:cs="Arial"/>
          <w:sz w:val="16"/>
          <w:szCs w:val="20"/>
          <w:lang w:val="en-GB"/>
        </w:rPr>
        <w:t>0</w:t>
      </w:r>
      <w:r w:rsidR="001826BE">
        <w:rPr>
          <w:rFonts w:ascii="Arial" w:hAnsi="Arial" w:cs="Arial"/>
          <w:sz w:val="16"/>
          <w:szCs w:val="20"/>
          <w:lang w:val="en-GB"/>
        </w:rPr>
        <w:t>1_</w:t>
      </w:r>
      <w:r w:rsidR="001B71FA">
        <w:rPr>
          <w:rFonts w:ascii="Arial" w:hAnsi="Arial" w:cs="Arial"/>
          <w:sz w:val="16"/>
          <w:szCs w:val="20"/>
          <w:lang w:val="en-GB"/>
        </w:rPr>
        <w:t>v1_1</w:t>
      </w:r>
      <w:r w:rsidR="000A2391" w:rsidRPr="000A2391">
        <w:rPr>
          <w:rFonts w:ascii="Arial" w:hAnsi="Arial" w:cs="Arial"/>
          <w:sz w:val="16"/>
          <w:szCs w:val="20"/>
          <w:lang w:val="en-GB"/>
        </w:rPr>
        <w:t>_1_</w:t>
      </w:r>
      <w:r w:rsidR="001B71FA">
        <w:rPr>
          <w:rFonts w:ascii="Arial" w:hAnsi="Arial" w:cs="Arial"/>
          <w:sz w:val="16"/>
          <w:szCs w:val="20"/>
          <w:lang w:val="en-GB"/>
        </w:rPr>
        <w:t>1</w:t>
      </w:r>
      <w:r w:rsidR="000A2391" w:rsidRPr="000A2391">
        <w:rPr>
          <w:rFonts w:ascii="Arial" w:hAnsi="Arial" w:cs="Arial"/>
          <w:sz w:val="16"/>
          <w:szCs w:val="20"/>
          <w:lang w:val="en-GB"/>
        </w:rPr>
        <w:t>_20</w:t>
      </w:r>
      <w:r w:rsidR="001B71FA">
        <w:rPr>
          <w:rFonts w:ascii="Arial" w:hAnsi="Arial" w:cs="Arial"/>
          <w:sz w:val="16"/>
          <w:szCs w:val="20"/>
          <w:lang w:val="en-GB"/>
        </w:rPr>
        <w:t>25</w:t>
      </w:r>
      <w:r w:rsidR="000A2391" w:rsidRPr="000A2391">
        <w:rPr>
          <w:rFonts w:ascii="Arial" w:hAnsi="Arial" w:cs="Arial"/>
          <w:sz w:val="16"/>
          <w:szCs w:val="20"/>
          <w:lang w:val="en-GB"/>
        </w:rPr>
        <w:t>.docx</w:t>
      </w:r>
    </w:p>
    <w:p w14:paraId="2EDAF592" w14:textId="77777777" w:rsidR="00823210" w:rsidRDefault="00823210">
      <w:pPr>
        <w:spacing w:after="0"/>
        <w:rPr>
          <w:rFonts w:ascii="Arial" w:hAnsi="Arial" w:cs="Arial"/>
          <w:i/>
          <w:sz w:val="18"/>
          <w:szCs w:val="20"/>
          <w:lang w:val="en-GB"/>
        </w:rPr>
        <w:sectPr w:rsidR="00823210" w:rsidSect="0005464C">
          <w:headerReference w:type="default" r:id="rId11"/>
          <w:pgSz w:w="11900" w:h="16840"/>
          <w:pgMar w:top="1417" w:right="1417" w:bottom="1417" w:left="1417" w:header="426" w:footer="708" w:gutter="0"/>
          <w:cols w:space="708"/>
          <w:docGrid w:linePitch="360"/>
        </w:sectPr>
      </w:pPr>
    </w:p>
    <w:p w14:paraId="695E688D" w14:textId="1E80602A" w:rsidR="00823210" w:rsidRPr="00823210" w:rsidRDefault="00823210" w:rsidP="00823210">
      <w:pPr>
        <w:pStyle w:val="Kop2"/>
        <w:ind w:left="1418" w:hanging="1418"/>
        <w:jc w:val="center"/>
        <w:rPr>
          <w:sz w:val="22"/>
          <w:szCs w:val="22"/>
          <w:lang w:val="nb-NO"/>
        </w:rPr>
      </w:pPr>
      <w:bookmarkStart w:id="12" w:name="_Ref170819854"/>
      <w:r w:rsidRPr="00823210">
        <w:rPr>
          <w:sz w:val="22"/>
          <w:szCs w:val="22"/>
          <w:lang w:val="nb-NO"/>
        </w:rPr>
        <w:lastRenderedPageBreak/>
        <w:t>ANNEX I – DCEG Encoding instruc</w:t>
      </w:r>
      <w:r>
        <w:rPr>
          <w:sz w:val="22"/>
          <w:szCs w:val="22"/>
          <w:lang w:val="nb-NO"/>
        </w:rPr>
        <w:t>tions</w:t>
      </w:r>
    </w:p>
    <w:p w14:paraId="3DA53DFB" w14:textId="4D058F7C" w:rsidR="00823210" w:rsidRPr="003625E9" w:rsidRDefault="00823210" w:rsidP="001C48E7">
      <w:pPr>
        <w:pStyle w:val="Kop2"/>
        <w:numPr>
          <w:ilvl w:val="1"/>
          <w:numId w:val="1"/>
        </w:numPr>
        <w:ind w:hanging="218"/>
        <w:rPr>
          <w:lang w:val="en-GB"/>
        </w:rPr>
      </w:pPr>
      <w:r>
        <w:rPr>
          <w:lang w:val="en-GB"/>
        </w:rPr>
        <w:t>B</w:t>
      </w:r>
      <w:r w:rsidRPr="003625E9">
        <w:rPr>
          <w:lang w:val="en-GB"/>
        </w:rPr>
        <w:t>ridge</w:t>
      </w:r>
      <w:bookmarkEnd w:id="12"/>
      <w:r w:rsidRPr="003625E9">
        <w:rPr>
          <w:lang w:val="en-GB"/>
        </w:rPr>
        <w:t xml:space="preserve"> </w:t>
      </w:r>
    </w:p>
    <w:tbl>
      <w:tblPr>
        <w:tblW w:w="10010" w:type="dxa"/>
        <w:tblInd w:w="161" w:type="dxa"/>
        <w:tblCellMar>
          <w:top w:w="55" w:type="dxa"/>
          <w:left w:w="106" w:type="dxa"/>
          <w:right w:w="61" w:type="dxa"/>
        </w:tblCellMar>
        <w:tblLook w:val="04A0" w:firstRow="1" w:lastRow="0" w:firstColumn="1" w:lastColumn="0" w:noHBand="0" w:noVBand="1"/>
      </w:tblPr>
      <w:tblGrid>
        <w:gridCol w:w="1382"/>
        <w:gridCol w:w="1619"/>
        <w:gridCol w:w="681"/>
        <w:gridCol w:w="842"/>
        <w:gridCol w:w="702"/>
        <w:gridCol w:w="1027"/>
        <w:gridCol w:w="943"/>
        <w:gridCol w:w="576"/>
        <w:gridCol w:w="853"/>
        <w:gridCol w:w="1385"/>
      </w:tblGrid>
      <w:tr w:rsidR="00823210" w:rsidRPr="0057264D" w14:paraId="5E747EA6" w14:textId="77777777" w:rsidTr="00694B49">
        <w:trPr>
          <w:trHeight w:val="710"/>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0747898C" w14:textId="77777777" w:rsidR="00823210" w:rsidRPr="007B7F2B" w:rsidRDefault="00823210" w:rsidP="00823210">
            <w:pPr>
              <w:spacing w:line="259" w:lineRule="auto"/>
              <w:jc w:val="both"/>
              <w:rPr>
                <w:rFonts w:ascii="Arial" w:hAnsi="Arial" w:cs="Arial"/>
                <w:sz w:val="22"/>
                <w:szCs w:val="22"/>
                <w:lang w:val="en-GB"/>
              </w:rPr>
            </w:pPr>
            <w:r w:rsidRPr="003625E9">
              <w:rPr>
                <w:rFonts w:ascii="Arial" w:hAnsi="Arial" w:cs="Arial"/>
                <w:sz w:val="22"/>
                <w:szCs w:val="22"/>
                <w:u w:val="single" w:color="000000"/>
                <w:lang w:val="en-GB"/>
              </w:rPr>
              <w:t>IHO Definition:</w:t>
            </w:r>
            <w:r w:rsidRPr="006807FD">
              <w:rPr>
                <w:rFonts w:ascii="Arial" w:hAnsi="Arial" w:cs="Arial"/>
                <w:sz w:val="22"/>
                <w:szCs w:val="22"/>
                <w:lang w:val="en-GB"/>
              </w:rPr>
              <w:t xml:space="preserve"> </w:t>
            </w:r>
            <w:r w:rsidRPr="006515C4">
              <w:rPr>
                <w:rFonts w:ascii="Arial" w:hAnsi="Arial" w:cs="Arial"/>
                <w:b/>
                <w:sz w:val="22"/>
                <w:szCs w:val="22"/>
                <w:lang w:val="en-GB"/>
              </w:rPr>
              <w:t>BRIDGE</w:t>
            </w:r>
            <w:r w:rsidRPr="007B7F2B">
              <w:rPr>
                <w:rFonts w:ascii="Arial" w:hAnsi="Arial" w:cs="Arial"/>
                <w:sz w:val="22"/>
                <w:szCs w:val="22"/>
                <w:lang w:val="en-GB"/>
              </w:rPr>
              <w:t xml:space="preserve">. A structure erected over a depression or an obstacle such as a body of water, railroad, etc., to provide a roadway for vehicles or pedestrians. (IHO Dictionary – S-32). </w:t>
            </w:r>
          </w:p>
        </w:tc>
      </w:tr>
      <w:tr w:rsidR="00823210" w:rsidRPr="00823210" w14:paraId="3F1C0EE3" w14:textId="77777777" w:rsidTr="00694B49">
        <w:trPr>
          <w:trHeight w:val="494"/>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362B8863" w14:textId="77777777" w:rsidR="00823210" w:rsidRPr="00513D48" w:rsidRDefault="00823210" w:rsidP="00823210">
            <w:pPr>
              <w:spacing w:line="259" w:lineRule="auto"/>
              <w:rPr>
                <w:rFonts w:ascii="Arial" w:hAnsi="Arial" w:cs="Arial"/>
                <w:sz w:val="22"/>
                <w:szCs w:val="22"/>
                <w:lang w:val="en-GB"/>
              </w:rPr>
            </w:pPr>
            <w:r w:rsidRPr="0057264D">
              <w:rPr>
                <w:rFonts w:ascii="Arial" w:hAnsi="Arial" w:cs="Arial"/>
                <w:b/>
                <w:sz w:val="22"/>
                <w:szCs w:val="22"/>
                <w:u w:val="single" w:color="000000"/>
                <w:lang w:val="en-GB"/>
              </w:rPr>
              <w:t>S-</w:t>
            </w:r>
            <w:r w:rsidRPr="001E6FE9">
              <w:rPr>
                <w:rFonts w:ascii="Arial" w:hAnsi="Arial" w:cs="Arial"/>
                <w:b/>
                <w:sz w:val="22"/>
                <w:szCs w:val="22"/>
                <w:u w:val="single" w:color="000000"/>
                <w:lang w:val="en-GB"/>
              </w:rPr>
              <w:t>4</w:t>
            </w:r>
            <w:r w:rsidRPr="003625E9">
              <w:rPr>
                <w:rFonts w:ascii="Arial" w:hAnsi="Arial" w:cs="Arial"/>
                <w:b/>
                <w:sz w:val="22"/>
                <w:szCs w:val="22"/>
                <w:u w:val="single" w:color="000000"/>
                <w:lang w:val="en-GB"/>
              </w:rPr>
              <w:t>01 Geo Feature:</w:t>
            </w:r>
            <w:r w:rsidRPr="003625E9">
              <w:rPr>
                <w:rFonts w:ascii="Arial" w:hAnsi="Arial" w:cs="Arial"/>
                <w:b/>
                <w:sz w:val="22"/>
                <w:szCs w:val="22"/>
                <w:lang w:val="en-GB"/>
              </w:rPr>
              <w:t xml:space="preserve"> Bridge (</w:t>
            </w:r>
            <w:r>
              <w:rPr>
                <w:rFonts w:ascii="Arial" w:hAnsi="Arial" w:cs="Arial"/>
                <w:b/>
                <w:sz w:val="22"/>
                <w:szCs w:val="22"/>
                <w:lang w:val="en-GB"/>
              </w:rPr>
              <w:t>bridge</w:t>
            </w:r>
            <w:r w:rsidRPr="003625E9">
              <w:rPr>
                <w:rFonts w:ascii="Arial" w:hAnsi="Arial" w:cs="Arial"/>
                <w:b/>
                <w:sz w:val="22"/>
                <w:szCs w:val="22"/>
                <w:lang w:val="en-GB"/>
              </w:rPr>
              <w:t>)</w:t>
            </w:r>
            <w:r w:rsidRPr="0057264D">
              <w:rPr>
                <w:rFonts w:ascii="Arial" w:hAnsi="Arial" w:cs="Arial"/>
                <w:b/>
                <w:sz w:val="22"/>
                <w:szCs w:val="22"/>
                <w:lang w:val="en-GB"/>
              </w:rPr>
              <w:t xml:space="preserve"> </w:t>
            </w:r>
            <w:r w:rsidRPr="001E6FE9">
              <w:rPr>
                <w:rFonts w:ascii="Arial" w:hAnsi="Arial" w:cs="Arial"/>
                <w:b/>
                <w:sz w:val="22"/>
                <w:szCs w:val="22"/>
                <w:lang w:val="en-GB"/>
              </w:rPr>
              <w:t>(M)</w:t>
            </w:r>
          </w:p>
        </w:tc>
      </w:tr>
      <w:tr w:rsidR="00823210" w:rsidRPr="0057264D" w14:paraId="266D1AA1" w14:textId="77777777" w:rsidTr="00694B49">
        <w:trPr>
          <w:trHeight w:val="494"/>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3273FAE6" w14:textId="77777777" w:rsidR="00823210" w:rsidRPr="00513D48" w:rsidRDefault="00823210" w:rsidP="00823210">
            <w:pPr>
              <w:spacing w:line="259" w:lineRule="auto"/>
              <w:rPr>
                <w:rFonts w:ascii="Arial" w:hAnsi="Arial" w:cs="Arial"/>
                <w:sz w:val="22"/>
                <w:szCs w:val="22"/>
                <w:lang w:val="en-GB"/>
              </w:rPr>
            </w:pPr>
            <w:r w:rsidRPr="0057264D">
              <w:rPr>
                <w:rFonts w:ascii="Arial" w:hAnsi="Arial" w:cs="Arial"/>
                <w:b/>
                <w:sz w:val="22"/>
                <w:szCs w:val="22"/>
                <w:u w:val="single" w:color="000000"/>
                <w:lang w:val="en-GB"/>
              </w:rPr>
              <w:t>Primitives:</w:t>
            </w:r>
            <w:r w:rsidRPr="001E6FE9">
              <w:rPr>
                <w:rFonts w:ascii="Arial" w:hAnsi="Arial" w:cs="Arial"/>
                <w:b/>
                <w:sz w:val="22"/>
                <w:szCs w:val="22"/>
                <w:lang w:val="en-GB"/>
              </w:rPr>
              <w:t xml:space="preserve"> Curve, Surface, None </w:t>
            </w:r>
          </w:p>
        </w:tc>
      </w:tr>
      <w:tr w:rsidR="00823210" w:rsidRPr="00823210" w14:paraId="3C1FE90C" w14:textId="77777777" w:rsidTr="00694B49">
        <w:trPr>
          <w:trHeight w:val="1068"/>
        </w:trPr>
        <w:tc>
          <w:tcPr>
            <w:tcW w:w="3001" w:type="dxa"/>
            <w:gridSpan w:val="2"/>
            <w:tcBorders>
              <w:top w:val="single" w:sz="4" w:space="0" w:color="000000"/>
              <w:left w:val="single" w:sz="4" w:space="0" w:color="000000"/>
              <w:bottom w:val="single" w:sz="4" w:space="0" w:color="000000"/>
              <w:right w:val="single" w:sz="4" w:space="0" w:color="000000"/>
            </w:tcBorders>
            <w:shd w:val="clear" w:color="auto" w:fill="auto"/>
          </w:tcPr>
          <w:p w14:paraId="42A35A7F" w14:textId="77777777" w:rsidR="00823210" w:rsidRPr="00513D48" w:rsidRDefault="00823210" w:rsidP="00823210">
            <w:pPr>
              <w:spacing w:after="122" w:line="259" w:lineRule="auto"/>
              <w:rPr>
                <w:rFonts w:ascii="Arial" w:hAnsi="Arial" w:cs="Arial"/>
                <w:sz w:val="22"/>
                <w:szCs w:val="22"/>
                <w:lang w:val="en-GB"/>
              </w:rPr>
            </w:pPr>
            <w:r w:rsidRPr="0057264D">
              <w:rPr>
                <w:rFonts w:ascii="Arial" w:hAnsi="Arial" w:cs="Arial"/>
                <w:i/>
                <w:color w:val="0000FF"/>
                <w:sz w:val="18"/>
                <w:szCs w:val="22"/>
                <w:lang w:val="en-GB"/>
              </w:rPr>
              <w:t>Real World</w:t>
            </w:r>
            <w:r w:rsidRPr="001E6FE9">
              <w:rPr>
                <w:rFonts w:ascii="Arial" w:hAnsi="Arial" w:cs="Arial"/>
                <w:color w:val="0000FF"/>
                <w:sz w:val="18"/>
                <w:szCs w:val="22"/>
                <w:lang w:val="en-GB"/>
              </w:rPr>
              <w:t xml:space="preserve"> </w:t>
            </w:r>
          </w:p>
          <w:p w14:paraId="0FD382F8"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t>Bascule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47CF897B" wp14:editId="7FDA1E87">
                  <wp:extent cx="1447800" cy="998855"/>
                  <wp:effectExtent l="0" t="0" r="0" b="0"/>
                  <wp:docPr id="40" name="Grafik 20" descr="Graphic_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0" descr="Graphic_2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800" cy="998855"/>
                          </a:xfrm>
                          <a:prstGeom prst="rect">
                            <a:avLst/>
                          </a:prstGeom>
                          <a:noFill/>
                          <a:ln>
                            <a:noFill/>
                          </a:ln>
                        </pic:spPr>
                      </pic:pic>
                    </a:graphicData>
                  </a:graphic>
                </wp:inline>
              </w:drawing>
            </w:r>
          </w:p>
          <w:p w14:paraId="40542CD9"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t>Bridge with Bridge Arches</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6DD221FE" wp14:editId="316EFE57">
                  <wp:extent cx="1600200" cy="1295400"/>
                  <wp:effectExtent l="0" t="0" r="0" b="0"/>
                  <wp:docPr id="41" name="Grafik 19" descr="Graphic_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9" descr="Graphic_32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1295400"/>
                          </a:xfrm>
                          <a:prstGeom prst="rect">
                            <a:avLst/>
                          </a:prstGeom>
                          <a:noFill/>
                          <a:ln>
                            <a:noFill/>
                          </a:ln>
                        </pic:spPr>
                      </pic:pic>
                    </a:graphicData>
                  </a:graphic>
                </wp:inline>
              </w:drawing>
            </w:r>
          </w:p>
          <w:p w14:paraId="784968FB"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t>Fixed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0A202D32" wp14:editId="0F72859F">
                  <wp:extent cx="1447800" cy="609600"/>
                  <wp:effectExtent l="0" t="0" r="0" b="0"/>
                  <wp:docPr id="42" name="Grafik 18" descr="Graphic_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8" descr="Graphic_1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609600"/>
                          </a:xfrm>
                          <a:prstGeom prst="rect">
                            <a:avLst/>
                          </a:prstGeom>
                          <a:noFill/>
                          <a:ln>
                            <a:noFill/>
                          </a:ln>
                        </pic:spPr>
                      </pic:pic>
                    </a:graphicData>
                  </a:graphic>
                </wp:inline>
              </w:drawing>
            </w:r>
          </w:p>
          <w:p w14:paraId="334D5175"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t>Lift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377CEFEA" wp14:editId="4F0CC4F7">
                  <wp:extent cx="1752600" cy="1981200"/>
                  <wp:effectExtent l="0" t="0" r="0" b="0"/>
                  <wp:docPr id="43" name="Grafik 17" descr="Graphic_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7" descr="Graphic_2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1981200"/>
                          </a:xfrm>
                          <a:prstGeom prst="rect">
                            <a:avLst/>
                          </a:prstGeom>
                          <a:noFill/>
                          <a:ln>
                            <a:noFill/>
                          </a:ln>
                        </pic:spPr>
                      </pic:pic>
                    </a:graphicData>
                  </a:graphic>
                </wp:inline>
              </w:drawing>
            </w:r>
          </w:p>
          <w:p w14:paraId="383ABB1D"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t>Suspension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37ED1338" wp14:editId="1D071CDE">
                  <wp:extent cx="1447800" cy="457200"/>
                  <wp:effectExtent l="0" t="0" r="0" b="0"/>
                  <wp:docPr id="44" name="Grafik 16" descr="Graphic_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6" descr="Graphic_3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0" cy="457200"/>
                          </a:xfrm>
                          <a:prstGeom prst="rect">
                            <a:avLst/>
                          </a:prstGeom>
                          <a:noFill/>
                          <a:ln>
                            <a:noFill/>
                          </a:ln>
                        </pic:spPr>
                      </pic:pic>
                    </a:graphicData>
                  </a:graphic>
                </wp:inline>
              </w:drawing>
            </w:r>
          </w:p>
          <w:p w14:paraId="4029178F"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lastRenderedPageBreak/>
              <w:t>Swing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34EB3C1A" wp14:editId="3F6D87EA">
                  <wp:extent cx="1447800" cy="609600"/>
                  <wp:effectExtent l="0" t="0" r="0" b="0"/>
                  <wp:docPr id="45" name="Grafik 15" descr="Graphic_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5" descr="Graphic_2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0" cy="609600"/>
                          </a:xfrm>
                          <a:prstGeom prst="rect">
                            <a:avLst/>
                          </a:prstGeom>
                          <a:noFill/>
                          <a:ln>
                            <a:noFill/>
                          </a:ln>
                        </pic:spPr>
                      </pic:pic>
                    </a:graphicData>
                  </a:graphic>
                </wp:inline>
              </w:drawing>
            </w:r>
          </w:p>
          <w:p w14:paraId="0379A27E" w14:textId="77777777" w:rsidR="00823210" w:rsidRPr="00A23949" w:rsidRDefault="00823210" w:rsidP="00823210">
            <w:pPr>
              <w:spacing w:before="60" w:after="60"/>
              <w:rPr>
                <w:rFonts w:ascii="Arial" w:hAnsi="Arial" w:cs="Arial"/>
                <w:sz w:val="18"/>
                <w:szCs w:val="18"/>
                <w:lang w:val="en-GB"/>
              </w:rPr>
            </w:pPr>
            <w:r w:rsidRPr="00BD7500">
              <w:rPr>
                <w:rFonts w:ascii="Arial" w:hAnsi="Arial" w:cs="Arial"/>
                <w:sz w:val="18"/>
                <w:szCs w:val="18"/>
                <w:lang w:val="en-GB"/>
              </w:rPr>
              <w:t>Foot Bridge / Catwalk</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6803E702" wp14:editId="78C2311B">
                  <wp:extent cx="1760855" cy="3665855"/>
                  <wp:effectExtent l="0" t="0" r="0" b="0"/>
                  <wp:docPr id="46" name="Grafik 14" descr="Graphic_Footbrid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4" descr="Graphic_Footbridg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0855" cy="3665855"/>
                          </a:xfrm>
                          <a:prstGeom prst="rect">
                            <a:avLst/>
                          </a:prstGeom>
                          <a:noFill/>
                          <a:ln>
                            <a:noFill/>
                          </a:ln>
                        </pic:spPr>
                      </pic:pic>
                    </a:graphicData>
                  </a:graphic>
                </wp:inline>
              </w:drawing>
            </w:r>
            <w:r w:rsidRPr="00BD7500">
              <w:rPr>
                <w:rFonts w:cs="Arial"/>
                <w:i/>
                <w:noProof/>
                <w:color w:val="000000"/>
                <w:sz w:val="19"/>
                <w:szCs w:val="19"/>
                <w:lang w:val="en-GB"/>
              </w:rPr>
              <w:br/>
            </w:r>
            <w:r>
              <w:rPr>
                <w:rFonts w:cs="Arial"/>
                <w:i/>
                <w:noProof/>
                <w:color w:val="000000"/>
                <w:sz w:val="19"/>
                <w:szCs w:val="19"/>
                <w:lang w:val="en-GB"/>
              </w:rPr>
              <w:drawing>
                <wp:inline distT="0" distB="0" distL="0" distR="0" wp14:anchorId="4CE2E2E7" wp14:editId="372788C4">
                  <wp:extent cx="1600200" cy="1989455"/>
                  <wp:effectExtent l="0" t="0" r="0" b="0"/>
                  <wp:docPr id="47" name="Grafik 10" descr="Graphic_catwal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0" descr="Graphic_catwalk"/>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989455"/>
                          </a:xfrm>
                          <a:prstGeom prst="rect">
                            <a:avLst/>
                          </a:prstGeom>
                          <a:noFill/>
                          <a:ln>
                            <a:noFill/>
                          </a:ln>
                        </pic:spPr>
                      </pic:pic>
                    </a:graphicData>
                  </a:graphic>
                </wp:inline>
              </w:drawing>
            </w:r>
          </w:p>
          <w:p w14:paraId="6C5B7192" w14:textId="77777777" w:rsidR="00823210" w:rsidRPr="00BD7500" w:rsidRDefault="00823210" w:rsidP="00823210">
            <w:pPr>
              <w:spacing w:before="120" w:after="240"/>
              <w:rPr>
                <w:rFonts w:ascii="Arial" w:hAnsi="Arial" w:cs="Arial"/>
                <w:i/>
                <w:color w:val="0000FF"/>
                <w:sz w:val="18"/>
                <w:lang w:val="en-GB"/>
              </w:rPr>
            </w:pPr>
            <w:r w:rsidRPr="00A23949">
              <w:rPr>
                <w:rFonts w:ascii="Arial" w:hAnsi="Arial" w:cs="Arial"/>
                <w:sz w:val="18"/>
                <w:szCs w:val="18"/>
                <w:lang w:val="en-GB"/>
              </w:rPr>
              <w:t>Retractable (Draw) Bridge</w:t>
            </w:r>
            <w:r w:rsidRPr="00A23949">
              <w:rPr>
                <w:rFonts w:ascii="Arial" w:hAnsi="Arial" w:cs="Arial"/>
                <w:sz w:val="18"/>
                <w:szCs w:val="18"/>
                <w:lang w:val="en-GB"/>
              </w:rPr>
              <w:br/>
            </w:r>
            <w:r>
              <w:rPr>
                <w:rFonts w:cs="Arial"/>
                <w:i/>
                <w:noProof/>
                <w:color w:val="000000"/>
                <w:sz w:val="19"/>
                <w:szCs w:val="19"/>
                <w:lang w:val="en-GB"/>
              </w:rPr>
              <w:drawing>
                <wp:inline distT="0" distB="0" distL="0" distR="0" wp14:anchorId="02B6A0AC" wp14:editId="333E9551">
                  <wp:extent cx="1600200" cy="1295400"/>
                  <wp:effectExtent l="0" t="0" r="0" b="0"/>
                  <wp:docPr id="48" name="Grafik 8" descr="Graphic_retractable_re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8" descr="Graphic_retractable_real"/>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0" cy="1295400"/>
                          </a:xfrm>
                          <a:prstGeom prst="rect">
                            <a:avLst/>
                          </a:prstGeom>
                          <a:noFill/>
                          <a:ln>
                            <a:noFill/>
                          </a:ln>
                        </pic:spPr>
                      </pic:pic>
                    </a:graphicData>
                  </a:graphic>
                </wp:inline>
              </w:drawing>
            </w:r>
          </w:p>
          <w:p w14:paraId="0B20D7EB" w14:textId="77777777" w:rsidR="00823210" w:rsidRPr="00BD7500" w:rsidRDefault="00823210" w:rsidP="00823210">
            <w:pPr>
              <w:spacing w:before="60" w:after="60"/>
              <w:rPr>
                <w:rFonts w:ascii="Arial" w:hAnsi="Arial" w:cs="Arial"/>
                <w:sz w:val="18"/>
                <w:szCs w:val="18"/>
                <w:lang w:val="en-GB"/>
              </w:rPr>
            </w:pPr>
            <w:r>
              <w:rPr>
                <w:rFonts w:cs="Arial"/>
                <w:i/>
                <w:noProof/>
                <w:color w:val="000000"/>
                <w:sz w:val="19"/>
                <w:szCs w:val="19"/>
                <w:lang w:val="en-GB"/>
              </w:rPr>
              <w:lastRenderedPageBreak/>
              <w:drawing>
                <wp:inline distT="0" distB="0" distL="0" distR="0" wp14:anchorId="02F30C10" wp14:editId="41227ECE">
                  <wp:extent cx="1676400" cy="1066800"/>
                  <wp:effectExtent l="0" t="0" r="0" b="0"/>
                  <wp:docPr id="49" name="Grafik 40" descr="Graphic_retractable_real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0" descr="Graphic_retractable_real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1066800"/>
                          </a:xfrm>
                          <a:prstGeom prst="rect">
                            <a:avLst/>
                          </a:prstGeom>
                          <a:noFill/>
                          <a:ln>
                            <a:noFill/>
                          </a:ln>
                        </pic:spPr>
                      </pic:pic>
                    </a:graphicData>
                  </a:graphic>
                </wp:inline>
              </w:drawing>
            </w:r>
          </w:p>
          <w:p w14:paraId="0607F8D0" w14:textId="77777777" w:rsidR="00823210" w:rsidRPr="00BD7500" w:rsidRDefault="00823210" w:rsidP="00823210">
            <w:pPr>
              <w:spacing w:before="60" w:after="60"/>
              <w:rPr>
                <w:rFonts w:cs="Arial"/>
                <w:i/>
                <w:noProof/>
                <w:color w:val="000000"/>
                <w:sz w:val="19"/>
                <w:szCs w:val="19"/>
                <w:lang w:val="en-GB"/>
              </w:rPr>
            </w:pPr>
            <w:r w:rsidRPr="00BD7500">
              <w:rPr>
                <w:rFonts w:ascii="Arial" w:hAnsi="Arial" w:cs="Arial"/>
                <w:sz w:val="18"/>
                <w:szCs w:val="18"/>
                <w:lang w:val="en-GB"/>
              </w:rPr>
              <w:t>Non-navigable Aqueduct</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63677921" wp14:editId="139EE518">
                  <wp:extent cx="1744345" cy="1066800"/>
                  <wp:effectExtent l="0" t="0" r="0" b="0"/>
                  <wp:docPr id="50" name="Grafik 39" descr="Graphic_aqua-re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9" descr="Graphic_aqua-real"/>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4345" cy="1066800"/>
                          </a:xfrm>
                          <a:prstGeom prst="rect">
                            <a:avLst/>
                          </a:prstGeom>
                          <a:noFill/>
                          <a:ln>
                            <a:noFill/>
                          </a:ln>
                        </pic:spPr>
                      </pic:pic>
                    </a:graphicData>
                  </a:graphic>
                </wp:inline>
              </w:drawing>
            </w:r>
          </w:p>
          <w:p w14:paraId="7AE0FE01"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b/>
                <w:sz w:val="22"/>
                <w:szCs w:val="22"/>
                <w:lang w:val="en-GB"/>
              </w:rPr>
              <w:t xml:space="preserve"> </w:t>
            </w:r>
          </w:p>
        </w:tc>
        <w:tc>
          <w:tcPr>
            <w:tcW w:w="3252" w:type="dxa"/>
            <w:gridSpan w:val="4"/>
            <w:tcBorders>
              <w:top w:val="single" w:sz="4" w:space="0" w:color="000000"/>
              <w:left w:val="single" w:sz="4" w:space="0" w:color="000000"/>
              <w:bottom w:val="single" w:sz="4" w:space="0" w:color="000000"/>
              <w:right w:val="single" w:sz="4" w:space="0" w:color="000000"/>
            </w:tcBorders>
            <w:shd w:val="clear" w:color="auto" w:fill="auto"/>
          </w:tcPr>
          <w:p w14:paraId="247D6048" w14:textId="77777777" w:rsidR="00823210" w:rsidRPr="003625E9" w:rsidRDefault="00823210" w:rsidP="00823210">
            <w:pPr>
              <w:spacing w:after="122" w:line="259" w:lineRule="auto"/>
              <w:rPr>
                <w:rFonts w:ascii="Arial" w:hAnsi="Arial" w:cs="Arial"/>
                <w:sz w:val="22"/>
                <w:szCs w:val="22"/>
                <w:lang w:val="en-GB"/>
              </w:rPr>
            </w:pPr>
            <w:r w:rsidRPr="00513D48">
              <w:rPr>
                <w:rFonts w:ascii="Arial" w:hAnsi="Arial" w:cs="Arial"/>
                <w:i/>
                <w:color w:val="0000FF"/>
                <w:sz w:val="18"/>
                <w:szCs w:val="22"/>
                <w:lang w:val="en-GB"/>
              </w:rPr>
              <w:lastRenderedPageBreak/>
              <w:t xml:space="preserve">Paper Chart Symbol </w:t>
            </w:r>
          </w:p>
          <w:p w14:paraId="78E35DA1" w14:textId="77777777" w:rsidR="00823210" w:rsidRPr="00BD7500" w:rsidRDefault="00823210" w:rsidP="00823210">
            <w:pPr>
              <w:spacing w:before="60" w:after="60"/>
              <w:rPr>
                <w:rFonts w:cs="Arial"/>
                <w:i/>
                <w:noProof/>
                <w:color w:val="000000"/>
                <w:sz w:val="19"/>
                <w:szCs w:val="19"/>
                <w:lang w:val="en-GB"/>
              </w:rPr>
            </w:pPr>
            <w:r w:rsidRPr="00BD7500">
              <w:rPr>
                <w:rFonts w:ascii="Arial" w:hAnsi="Arial" w:cs="Arial"/>
                <w:sz w:val="18"/>
                <w:szCs w:val="18"/>
                <w:lang w:val="en-GB"/>
              </w:rPr>
              <w:t>Bascule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51C79818" wp14:editId="7122AA68">
                  <wp:extent cx="1447800" cy="762000"/>
                  <wp:effectExtent l="0" t="0" r="0" b="0"/>
                  <wp:docPr id="51" name="Grafik 26" descr="Graphic_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6" descr="Graphic_2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0" cy="762000"/>
                          </a:xfrm>
                          <a:prstGeom prst="rect">
                            <a:avLst/>
                          </a:prstGeom>
                          <a:noFill/>
                          <a:ln>
                            <a:noFill/>
                          </a:ln>
                        </pic:spPr>
                      </pic:pic>
                    </a:graphicData>
                  </a:graphic>
                </wp:inline>
              </w:drawing>
            </w:r>
          </w:p>
          <w:p w14:paraId="458BE186" w14:textId="77777777" w:rsidR="00823210" w:rsidRPr="00BD7500" w:rsidRDefault="00823210" w:rsidP="00823210">
            <w:pPr>
              <w:spacing w:before="60" w:after="60"/>
              <w:rPr>
                <w:rFonts w:ascii="Arial" w:hAnsi="Arial" w:cs="Arial"/>
                <w:sz w:val="18"/>
                <w:szCs w:val="18"/>
                <w:lang w:val="en-GB"/>
              </w:rPr>
            </w:pPr>
          </w:p>
          <w:p w14:paraId="2257AB12" w14:textId="77777777" w:rsidR="00823210" w:rsidRPr="00BD7500" w:rsidRDefault="00823210" w:rsidP="00823210">
            <w:pPr>
              <w:spacing w:before="60" w:after="60"/>
              <w:rPr>
                <w:rFonts w:ascii="Arial" w:hAnsi="Arial" w:cs="Arial"/>
                <w:sz w:val="18"/>
                <w:szCs w:val="18"/>
                <w:lang w:val="en-GB"/>
              </w:rPr>
            </w:pPr>
          </w:p>
          <w:p w14:paraId="184A9FC4" w14:textId="77777777" w:rsidR="00823210" w:rsidRPr="00BD7500" w:rsidRDefault="00823210" w:rsidP="00823210">
            <w:pPr>
              <w:spacing w:before="60" w:after="60"/>
              <w:rPr>
                <w:rFonts w:ascii="Arial" w:hAnsi="Arial" w:cs="Arial"/>
                <w:sz w:val="18"/>
                <w:szCs w:val="18"/>
                <w:lang w:val="en-GB"/>
              </w:rPr>
            </w:pPr>
          </w:p>
          <w:p w14:paraId="01DFEDF6" w14:textId="77777777" w:rsidR="00823210" w:rsidRPr="00BD7500" w:rsidRDefault="00823210" w:rsidP="00823210">
            <w:pPr>
              <w:spacing w:before="60" w:after="60"/>
              <w:rPr>
                <w:rFonts w:ascii="Arial" w:hAnsi="Arial" w:cs="Arial"/>
                <w:sz w:val="18"/>
                <w:szCs w:val="18"/>
                <w:lang w:val="en-GB"/>
              </w:rPr>
            </w:pPr>
          </w:p>
          <w:p w14:paraId="06B89BFC" w14:textId="77777777" w:rsidR="00823210" w:rsidRPr="00BD7500" w:rsidRDefault="00823210" w:rsidP="00823210">
            <w:pPr>
              <w:spacing w:before="60" w:after="60"/>
              <w:rPr>
                <w:rFonts w:ascii="Arial" w:hAnsi="Arial" w:cs="Arial"/>
                <w:sz w:val="18"/>
                <w:szCs w:val="18"/>
                <w:lang w:val="en-GB"/>
              </w:rPr>
            </w:pPr>
          </w:p>
          <w:p w14:paraId="7344CD11" w14:textId="77777777" w:rsidR="00823210" w:rsidRPr="00BD7500" w:rsidRDefault="00823210" w:rsidP="00823210">
            <w:pPr>
              <w:spacing w:before="60" w:after="60"/>
              <w:rPr>
                <w:rFonts w:ascii="Arial" w:hAnsi="Arial" w:cs="Arial"/>
                <w:sz w:val="18"/>
                <w:szCs w:val="18"/>
                <w:lang w:val="en-GB"/>
              </w:rPr>
            </w:pPr>
          </w:p>
          <w:p w14:paraId="317BF0B1" w14:textId="77777777" w:rsidR="00823210" w:rsidRPr="00BD7500" w:rsidRDefault="00823210" w:rsidP="00823210">
            <w:pPr>
              <w:spacing w:before="60" w:after="60"/>
              <w:rPr>
                <w:rFonts w:ascii="Arial" w:hAnsi="Arial" w:cs="Arial"/>
                <w:sz w:val="18"/>
                <w:szCs w:val="18"/>
                <w:lang w:val="en-GB"/>
              </w:rPr>
            </w:pPr>
          </w:p>
          <w:p w14:paraId="7ACD73AA" w14:textId="77777777" w:rsidR="00823210" w:rsidRPr="00BD7500" w:rsidRDefault="00823210" w:rsidP="00823210">
            <w:pPr>
              <w:spacing w:before="60" w:after="60"/>
              <w:rPr>
                <w:rFonts w:ascii="Arial" w:hAnsi="Arial" w:cs="Arial"/>
                <w:sz w:val="18"/>
                <w:szCs w:val="18"/>
                <w:lang w:val="en-GB"/>
              </w:rPr>
            </w:pPr>
          </w:p>
          <w:p w14:paraId="36DB37E5" w14:textId="77777777" w:rsidR="00823210" w:rsidRPr="00BD7500" w:rsidRDefault="00823210" w:rsidP="00823210">
            <w:pPr>
              <w:spacing w:before="60" w:after="60"/>
              <w:rPr>
                <w:rFonts w:ascii="Arial" w:hAnsi="Arial" w:cs="Arial"/>
                <w:sz w:val="18"/>
                <w:szCs w:val="18"/>
                <w:lang w:val="en-GB"/>
              </w:rPr>
            </w:pPr>
          </w:p>
          <w:p w14:paraId="12FC1EB1" w14:textId="77777777" w:rsidR="00823210" w:rsidRPr="00BD7500" w:rsidRDefault="00823210" w:rsidP="00823210">
            <w:pPr>
              <w:spacing w:before="60" w:after="60"/>
              <w:rPr>
                <w:rFonts w:ascii="Arial" w:hAnsi="Arial" w:cs="Arial"/>
                <w:sz w:val="18"/>
                <w:szCs w:val="18"/>
                <w:lang w:val="en-GB"/>
              </w:rPr>
            </w:pPr>
          </w:p>
          <w:p w14:paraId="6D321F40"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t>Fixed Bridge</w:t>
            </w:r>
          </w:p>
          <w:p w14:paraId="36E5C7DF" w14:textId="77777777" w:rsidR="00823210" w:rsidRPr="00BD7500" w:rsidRDefault="00823210" w:rsidP="00823210">
            <w:pPr>
              <w:spacing w:before="60" w:after="60"/>
              <w:rPr>
                <w:rFonts w:ascii="Arial" w:hAnsi="Arial" w:cs="Arial"/>
                <w:sz w:val="18"/>
                <w:szCs w:val="18"/>
                <w:lang w:val="en-GB"/>
              </w:rPr>
            </w:pPr>
            <w:r>
              <w:rPr>
                <w:rFonts w:cs="Arial"/>
                <w:i/>
                <w:noProof/>
                <w:color w:val="000000"/>
                <w:sz w:val="19"/>
                <w:szCs w:val="19"/>
                <w:lang w:val="en-GB"/>
              </w:rPr>
              <w:drawing>
                <wp:inline distT="0" distB="0" distL="0" distR="0" wp14:anchorId="59F041E1" wp14:editId="711C365E">
                  <wp:extent cx="1447800" cy="457200"/>
                  <wp:effectExtent l="0" t="0" r="0" b="0"/>
                  <wp:docPr id="52" name="Grafik 27" descr="Graphic_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7" descr="Graphic_3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0" cy="457200"/>
                          </a:xfrm>
                          <a:prstGeom prst="rect">
                            <a:avLst/>
                          </a:prstGeom>
                          <a:noFill/>
                          <a:ln>
                            <a:noFill/>
                          </a:ln>
                        </pic:spPr>
                      </pic:pic>
                    </a:graphicData>
                  </a:graphic>
                </wp:inline>
              </w:drawing>
            </w:r>
          </w:p>
          <w:p w14:paraId="283185F6" w14:textId="77777777" w:rsidR="00823210" w:rsidRPr="00BD7500" w:rsidRDefault="00823210" w:rsidP="00823210">
            <w:pPr>
              <w:spacing w:before="60" w:after="60"/>
              <w:rPr>
                <w:rFonts w:ascii="Arial" w:hAnsi="Arial" w:cs="Arial"/>
                <w:sz w:val="18"/>
                <w:szCs w:val="18"/>
                <w:lang w:val="en-GB"/>
              </w:rPr>
            </w:pPr>
          </w:p>
          <w:p w14:paraId="0EED00F1"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t>Lift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625EA7FC" wp14:editId="645F67B4">
                  <wp:extent cx="1447800" cy="457200"/>
                  <wp:effectExtent l="0" t="0" r="0" b="0"/>
                  <wp:docPr id="53" name="Grafik 25" descr="Graphic_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5" descr="Graphic_2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457200"/>
                          </a:xfrm>
                          <a:prstGeom prst="rect">
                            <a:avLst/>
                          </a:prstGeom>
                          <a:noFill/>
                          <a:ln>
                            <a:noFill/>
                          </a:ln>
                        </pic:spPr>
                      </pic:pic>
                    </a:graphicData>
                  </a:graphic>
                </wp:inline>
              </w:drawing>
            </w:r>
          </w:p>
          <w:p w14:paraId="3549D779" w14:textId="77777777" w:rsidR="00823210" w:rsidRPr="00BD7500" w:rsidRDefault="00823210" w:rsidP="00823210">
            <w:pPr>
              <w:spacing w:before="60" w:after="60"/>
              <w:rPr>
                <w:rFonts w:ascii="Arial" w:hAnsi="Arial" w:cs="Arial"/>
                <w:sz w:val="18"/>
                <w:szCs w:val="18"/>
                <w:lang w:val="en-GB"/>
              </w:rPr>
            </w:pPr>
          </w:p>
          <w:p w14:paraId="6CDC0017" w14:textId="77777777" w:rsidR="00823210" w:rsidRPr="00BD7500" w:rsidRDefault="00823210" w:rsidP="00823210">
            <w:pPr>
              <w:spacing w:before="60" w:after="60"/>
              <w:rPr>
                <w:rFonts w:ascii="Arial" w:hAnsi="Arial" w:cs="Arial"/>
                <w:sz w:val="18"/>
                <w:szCs w:val="18"/>
                <w:lang w:val="en-GB"/>
              </w:rPr>
            </w:pPr>
          </w:p>
          <w:p w14:paraId="4EFC68F7" w14:textId="77777777" w:rsidR="00823210" w:rsidRPr="00BD7500" w:rsidRDefault="00823210" w:rsidP="00823210">
            <w:pPr>
              <w:spacing w:before="60" w:after="60"/>
              <w:rPr>
                <w:rFonts w:ascii="Arial" w:hAnsi="Arial" w:cs="Arial"/>
                <w:sz w:val="18"/>
                <w:szCs w:val="18"/>
                <w:lang w:val="en-GB"/>
              </w:rPr>
            </w:pPr>
          </w:p>
          <w:p w14:paraId="4453BA40" w14:textId="77777777" w:rsidR="00823210" w:rsidRPr="00BD7500" w:rsidRDefault="00823210" w:rsidP="00823210">
            <w:pPr>
              <w:spacing w:before="60" w:after="60"/>
              <w:rPr>
                <w:rFonts w:ascii="Arial" w:hAnsi="Arial" w:cs="Arial"/>
                <w:sz w:val="18"/>
                <w:szCs w:val="18"/>
                <w:lang w:val="en-GB"/>
              </w:rPr>
            </w:pPr>
          </w:p>
          <w:p w14:paraId="5B1D0004" w14:textId="77777777" w:rsidR="00823210" w:rsidRPr="00BD7500" w:rsidRDefault="00823210" w:rsidP="00823210">
            <w:pPr>
              <w:spacing w:before="60" w:after="60"/>
              <w:rPr>
                <w:rFonts w:ascii="Arial" w:hAnsi="Arial" w:cs="Arial"/>
                <w:sz w:val="18"/>
                <w:szCs w:val="18"/>
                <w:lang w:val="en-GB"/>
              </w:rPr>
            </w:pPr>
          </w:p>
          <w:p w14:paraId="02968055" w14:textId="77777777" w:rsidR="00823210" w:rsidRPr="00BD7500" w:rsidRDefault="00823210" w:rsidP="00823210">
            <w:pPr>
              <w:spacing w:before="60" w:after="60"/>
              <w:rPr>
                <w:rFonts w:ascii="Arial" w:hAnsi="Arial" w:cs="Arial"/>
                <w:sz w:val="18"/>
                <w:szCs w:val="18"/>
                <w:lang w:val="en-GB"/>
              </w:rPr>
            </w:pPr>
          </w:p>
          <w:p w14:paraId="62C5FF6A" w14:textId="77777777" w:rsidR="00823210" w:rsidRPr="00BD7500" w:rsidRDefault="00823210" w:rsidP="00823210">
            <w:pPr>
              <w:spacing w:before="60" w:after="60"/>
              <w:rPr>
                <w:rFonts w:ascii="Arial" w:hAnsi="Arial" w:cs="Arial"/>
                <w:sz w:val="18"/>
                <w:szCs w:val="18"/>
                <w:lang w:val="en-GB"/>
              </w:rPr>
            </w:pPr>
          </w:p>
          <w:p w14:paraId="60E46ABD" w14:textId="77777777" w:rsidR="00823210" w:rsidRPr="00BD7500" w:rsidRDefault="00823210" w:rsidP="00823210">
            <w:pPr>
              <w:spacing w:before="60" w:after="60"/>
              <w:rPr>
                <w:rFonts w:ascii="Arial" w:hAnsi="Arial" w:cs="Arial"/>
                <w:sz w:val="18"/>
                <w:szCs w:val="18"/>
                <w:lang w:val="en-GB"/>
              </w:rPr>
            </w:pPr>
          </w:p>
          <w:p w14:paraId="35DFAE5A" w14:textId="77777777" w:rsidR="00823210" w:rsidRPr="00BD7500" w:rsidRDefault="00823210" w:rsidP="00823210">
            <w:pPr>
              <w:spacing w:before="60" w:after="60"/>
              <w:rPr>
                <w:rFonts w:ascii="Arial" w:hAnsi="Arial" w:cs="Arial"/>
                <w:sz w:val="18"/>
                <w:szCs w:val="18"/>
                <w:lang w:val="en-GB"/>
              </w:rPr>
            </w:pPr>
          </w:p>
          <w:p w14:paraId="6130766E" w14:textId="77777777" w:rsidR="00823210" w:rsidRPr="00BD7500" w:rsidRDefault="00823210" w:rsidP="00823210">
            <w:pPr>
              <w:spacing w:before="60" w:after="60"/>
              <w:rPr>
                <w:rFonts w:ascii="Arial" w:hAnsi="Arial" w:cs="Arial"/>
                <w:sz w:val="18"/>
                <w:szCs w:val="18"/>
                <w:lang w:val="en-GB"/>
              </w:rPr>
            </w:pPr>
          </w:p>
          <w:p w14:paraId="1B3C3B98" w14:textId="77777777" w:rsidR="00823210" w:rsidRPr="00BD7500" w:rsidRDefault="00823210" w:rsidP="00823210">
            <w:pPr>
              <w:spacing w:before="60" w:after="60"/>
              <w:rPr>
                <w:rFonts w:cs="Arial"/>
                <w:i/>
                <w:noProof/>
                <w:color w:val="000000"/>
                <w:sz w:val="19"/>
                <w:szCs w:val="19"/>
                <w:lang w:val="en-GB"/>
              </w:rPr>
            </w:pPr>
            <w:r w:rsidRPr="00BD7500">
              <w:rPr>
                <w:rFonts w:ascii="Arial" w:hAnsi="Arial" w:cs="Arial"/>
                <w:sz w:val="18"/>
                <w:szCs w:val="18"/>
                <w:lang w:val="en-GB"/>
              </w:rPr>
              <w:t>Suspension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3B1A5994" wp14:editId="7CEB5FE6">
                  <wp:extent cx="1447800" cy="457200"/>
                  <wp:effectExtent l="0" t="0" r="0" b="0"/>
                  <wp:docPr id="54" name="Grafik 24" descr="Graphic_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4" descr="Graphic_3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0" cy="457200"/>
                          </a:xfrm>
                          <a:prstGeom prst="rect">
                            <a:avLst/>
                          </a:prstGeom>
                          <a:noFill/>
                          <a:ln>
                            <a:noFill/>
                          </a:ln>
                        </pic:spPr>
                      </pic:pic>
                    </a:graphicData>
                  </a:graphic>
                </wp:inline>
              </w:drawing>
            </w:r>
          </w:p>
          <w:p w14:paraId="70C703B1"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lastRenderedPageBreak/>
              <w:t>Swing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6CCAF24A" wp14:editId="40BDE4C3">
                  <wp:extent cx="1447800" cy="457200"/>
                  <wp:effectExtent l="0" t="0" r="0" b="0"/>
                  <wp:docPr id="55" name="Grafik 23" descr="Graphic_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3" descr="Graphic_2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7800" cy="457200"/>
                          </a:xfrm>
                          <a:prstGeom prst="rect">
                            <a:avLst/>
                          </a:prstGeom>
                          <a:noFill/>
                          <a:ln>
                            <a:noFill/>
                          </a:ln>
                        </pic:spPr>
                      </pic:pic>
                    </a:graphicData>
                  </a:graphic>
                </wp:inline>
              </w:drawing>
            </w:r>
          </w:p>
          <w:p w14:paraId="1DE59676" w14:textId="77777777" w:rsidR="00823210" w:rsidRPr="00BD7500" w:rsidRDefault="00823210" w:rsidP="00823210">
            <w:pPr>
              <w:spacing w:before="60" w:after="60"/>
              <w:rPr>
                <w:rFonts w:ascii="Arial" w:hAnsi="Arial" w:cs="Arial"/>
                <w:sz w:val="18"/>
                <w:szCs w:val="18"/>
                <w:lang w:val="en-GB"/>
              </w:rPr>
            </w:pPr>
          </w:p>
          <w:p w14:paraId="0BC9FBC5" w14:textId="77777777" w:rsidR="00823210" w:rsidRPr="00BD7500" w:rsidRDefault="00823210" w:rsidP="00823210">
            <w:pPr>
              <w:spacing w:before="60" w:after="60"/>
              <w:rPr>
                <w:rFonts w:ascii="Arial" w:hAnsi="Arial" w:cs="Arial"/>
                <w:sz w:val="18"/>
                <w:szCs w:val="18"/>
                <w:lang w:val="en-GB"/>
              </w:rPr>
            </w:pPr>
          </w:p>
          <w:p w14:paraId="5ECC724E" w14:textId="77777777" w:rsidR="00823210" w:rsidRPr="00BD7500" w:rsidRDefault="00823210" w:rsidP="00823210">
            <w:pPr>
              <w:spacing w:before="60" w:after="60"/>
              <w:rPr>
                <w:rFonts w:ascii="Arial" w:hAnsi="Arial" w:cs="Arial"/>
                <w:sz w:val="18"/>
                <w:szCs w:val="18"/>
                <w:lang w:val="en-GB"/>
              </w:rPr>
            </w:pPr>
          </w:p>
          <w:p w14:paraId="644A0DF3" w14:textId="77777777" w:rsidR="00823210" w:rsidRPr="00BD7500" w:rsidRDefault="00823210" w:rsidP="00823210">
            <w:pPr>
              <w:spacing w:before="60" w:after="60"/>
              <w:rPr>
                <w:rFonts w:ascii="Arial" w:hAnsi="Arial" w:cs="Arial"/>
                <w:sz w:val="18"/>
                <w:szCs w:val="18"/>
                <w:lang w:val="en-GB"/>
              </w:rPr>
            </w:pPr>
          </w:p>
          <w:p w14:paraId="08060789" w14:textId="77777777" w:rsidR="00823210" w:rsidRPr="00BD7500" w:rsidRDefault="00823210" w:rsidP="00823210">
            <w:pPr>
              <w:spacing w:before="60" w:after="60"/>
              <w:rPr>
                <w:rFonts w:ascii="Arial" w:hAnsi="Arial" w:cs="Arial"/>
                <w:sz w:val="18"/>
                <w:szCs w:val="18"/>
                <w:lang w:val="en-GB"/>
              </w:rPr>
            </w:pPr>
          </w:p>
          <w:p w14:paraId="6A5BC797" w14:textId="77777777" w:rsidR="00823210" w:rsidRPr="00BD7500" w:rsidRDefault="00823210" w:rsidP="00823210">
            <w:pPr>
              <w:spacing w:before="60" w:after="60"/>
              <w:rPr>
                <w:rFonts w:ascii="Arial" w:hAnsi="Arial" w:cs="Arial"/>
                <w:sz w:val="18"/>
                <w:szCs w:val="18"/>
                <w:lang w:val="en-GB"/>
              </w:rPr>
            </w:pPr>
          </w:p>
          <w:p w14:paraId="5E04EE3B" w14:textId="77777777" w:rsidR="00823210" w:rsidRPr="00BD7500" w:rsidRDefault="00823210" w:rsidP="00823210">
            <w:pPr>
              <w:spacing w:before="60" w:after="60"/>
              <w:rPr>
                <w:rFonts w:ascii="Arial" w:hAnsi="Arial" w:cs="Arial"/>
                <w:sz w:val="18"/>
                <w:szCs w:val="18"/>
                <w:lang w:val="en-GB"/>
              </w:rPr>
            </w:pPr>
          </w:p>
          <w:p w14:paraId="7E34295E" w14:textId="77777777" w:rsidR="00823210" w:rsidRPr="00BD7500" w:rsidRDefault="00823210" w:rsidP="00823210">
            <w:pPr>
              <w:spacing w:before="60" w:after="60"/>
              <w:rPr>
                <w:rFonts w:ascii="Arial" w:hAnsi="Arial" w:cs="Arial"/>
                <w:sz w:val="18"/>
                <w:szCs w:val="18"/>
                <w:lang w:val="en-GB"/>
              </w:rPr>
            </w:pPr>
          </w:p>
          <w:p w14:paraId="3223F67B" w14:textId="77777777" w:rsidR="00823210" w:rsidRPr="00BD7500" w:rsidRDefault="00823210" w:rsidP="00823210">
            <w:pPr>
              <w:spacing w:before="60" w:after="60"/>
              <w:rPr>
                <w:rFonts w:ascii="Arial" w:hAnsi="Arial" w:cs="Arial"/>
                <w:sz w:val="18"/>
                <w:szCs w:val="18"/>
                <w:lang w:val="en-GB"/>
              </w:rPr>
            </w:pPr>
          </w:p>
          <w:p w14:paraId="28B3A5C6" w14:textId="77777777" w:rsidR="00823210" w:rsidRPr="00BD7500" w:rsidRDefault="00823210" w:rsidP="00823210">
            <w:pPr>
              <w:spacing w:before="60" w:after="60"/>
              <w:rPr>
                <w:rFonts w:ascii="Arial" w:hAnsi="Arial" w:cs="Arial"/>
                <w:sz w:val="18"/>
                <w:szCs w:val="18"/>
                <w:lang w:val="en-GB"/>
              </w:rPr>
            </w:pPr>
          </w:p>
          <w:p w14:paraId="0EEB75A6" w14:textId="77777777" w:rsidR="00823210" w:rsidRPr="00BD7500" w:rsidRDefault="00823210" w:rsidP="00823210">
            <w:pPr>
              <w:spacing w:before="60" w:after="60"/>
              <w:rPr>
                <w:rFonts w:ascii="Arial" w:hAnsi="Arial" w:cs="Arial"/>
                <w:sz w:val="18"/>
                <w:szCs w:val="18"/>
                <w:lang w:val="en-GB"/>
              </w:rPr>
            </w:pPr>
          </w:p>
          <w:p w14:paraId="7A0D172D" w14:textId="77777777" w:rsidR="00823210" w:rsidRPr="00BD7500" w:rsidRDefault="00823210" w:rsidP="00823210">
            <w:pPr>
              <w:spacing w:before="60" w:after="60"/>
              <w:rPr>
                <w:rFonts w:ascii="Arial" w:hAnsi="Arial" w:cs="Arial"/>
                <w:sz w:val="18"/>
                <w:szCs w:val="18"/>
                <w:lang w:val="en-GB"/>
              </w:rPr>
            </w:pPr>
          </w:p>
          <w:p w14:paraId="633F0A30" w14:textId="77777777" w:rsidR="00823210" w:rsidRPr="00BD7500" w:rsidRDefault="00823210" w:rsidP="00823210">
            <w:pPr>
              <w:spacing w:before="60" w:after="60"/>
              <w:rPr>
                <w:rFonts w:ascii="Arial" w:hAnsi="Arial" w:cs="Arial"/>
                <w:sz w:val="18"/>
                <w:szCs w:val="18"/>
                <w:lang w:val="en-GB"/>
              </w:rPr>
            </w:pPr>
          </w:p>
          <w:p w14:paraId="0476C269" w14:textId="77777777" w:rsidR="00823210" w:rsidRPr="00BD7500" w:rsidRDefault="00823210" w:rsidP="00823210">
            <w:pPr>
              <w:spacing w:before="60" w:after="60"/>
              <w:rPr>
                <w:rFonts w:ascii="Arial" w:hAnsi="Arial" w:cs="Arial"/>
                <w:sz w:val="18"/>
                <w:szCs w:val="18"/>
                <w:lang w:val="en-GB"/>
              </w:rPr>
            </w:pPr>
          </w:p>
          <w:p w14:paraId="5B0CE9FE" w14:textId="77777777" w:rsidR="00823210" w:rsidRPr="00BD7500" w:rsidRDefault="00823210" w:rsidP="00823210">
            <w:pPr>
              <w:spacing w:before="60" w:after="60"/>
              <w:rPr>
                <w:rFonts w:ascii="Arial" w:hAnsi="Arial" w:cs="Arial"/>
                <w:sz w:val="18"/>
                <w:szCs w:val="18"/>
                <w:lang w:val="en-GB"/>
              </w:rPr>
            </w:pPr>
          </w:p>
          <w:p w14:paraId="1979A9CA" w14:textId="77777777" w:rsidR="00823210" w:rsidRPr="00BD7500" w:rsidRDefault="00823210" w:rsidP="00823210">
            <w:pPr>
              <w:spacing w:before="60" w:after="60"/>
              <w:rPr>
                <w:rFonts w:ascii="Arial" w:hAnsi="Arial" w:cs="Arial"/>
                <w:sz w:val="18"/>
                <w:szCs w:val="18"/>
                <w:lang w:val="en-GB"/>
              </w:rPr>
            </w:pPr>
          </w:p>
          <w:p w14:paraId="6B736F2A" w14:textId="77777777" w:rsidR="00823210" w:rsidRPr="00BD7500" w:rsidRDefault="00823210" w:rsidP="00823210">
            <w:pPr>
              <w:spacing w:before="60" w:after="60"/>
              <w:rPr>
                <w:rFonts w:ascii="Arial" w:hAnsi="Arial" w:cs="Arial"/>
                <w:sz w:val="18"/>
                <w:szCs w:val="18"/>
                <w:lang w:val="en-GB"/>
              </w:rPr>
            </w:pPr>
          </w:p>
          <w:p w14:paraId="467C94B8" w14:textId="77777777" w:rsidR="00823210" w:rsidRPr="00BD7500" w:rsidRDefault="00823210" w:rsidP="00823210">
            <w:pPr>
              <w:spacing w:before="60" w:after="60"/>
              <w:rPr>
                <w:rFonts w:ascii="Arial" w:hAnsi="Arial" w:cs="Arial"/>
                <w:sz w:val="18"/>
                <w:szCs w:val="18"/>
                <w:lang w:val="en-GB"/>
              </w:rPr>
            </w:pPr>
          </w:p>
          <w:p w14:paraId="3462376D" w14:textId="77777777" w:rsidR="00823210" w:rsidRPr="00BD7500" w:rsidRDefault="00823210" w:rsidP="00823210">
            <w:pPr>
              <w:spacing w:before="60" w:after="60"/>
              <w:rPr>
                <w:rFonts w:ascii="Arial" w:hAnsi="Arial" w:cs="Arial"/>
                <w:sz w:val="18"/>
                <w:szCs w:val="18"/>
                <w:lang w:val="en-GB"/>
              </w:rPr>
            </w:pPr>
          </w:p>
          <w:p w14:paraId="36F52F9C" w14:textId="77777777" w:rsidR="00823210" w:rsidRPr="00BD7500" w:rsidRDefault="00823210" w:rsidP="00823210">
            <w:pPr>
              <w:spacing w:before="60" w:after="60"/>
              <w:rPr>
                <w:rFonts w:ascii="Arial" w:hAnsi="Arial" w:cs="Arial"/>
                <w:sz w:val="18"/>
                <w:szCs w:val="18"/>
                <w:lang w:val="en-GB"/>
              </w:rPr>
            </w:pPr>
          </w:p>
          <w:p w14:paraId="7730336F" w14:textId="77777777" w:rsidR="00823210" w:rsidRPr="00BD7500" w:rsidRDefault="00823210" w:rsidP="00823210">
            <w:pPr>
              <w:spacing w:before="60" w:after="60"/>
              <w:rPr>
                <w:rFonts w:ascii="Arial" w:hAnsi="Arial" w:cs="Arial"/>
                <w:sz w:val="18"/>
                <w:szCs w:val="18"/>
                <w:lang w:val="en-GB"/>
              </w:rPr>
            </w:pPr>
          </w:p>
          <w:p w14:paraId="0F321945" w14:textId="77777777" w:rsidR="00823210" w:rsidRPr="00BD7500" w:rsidRDefault="00823210" w:rsidP="00823210">
            <w:pPr>
              <w:spacing w:before="60" w:after="60"/>
              <w:rPr>
                <w:rFonts w:ascii="Arial" w:hAnsi="Arial" w:cs="Arial"/>
                <w:sz w:val="18"/>
                <w:szCs w:val="18"/>
                <w:lang w:val="en-GB"/>
              </w:rPr>
            </w:pPr>
          </w:p>
          <w:p w14:paraId="10002DC8" w14:textId="77777777" w:rsidR="00823210" w:rsidRPr="00BD7500" w:rsidRDefault="00823210" w:rsidP="00823210">
            <w:pPr>
              <w:spacing w:before="60" w:after="60"/>
              <w:rPr>
                <w:rFonts w:ascii="Arial" w:hAnsi="Arial" w:cs="Arial"/>
                <w:sz w:val="18"/>
                <w:szCs w:val="18"/>
                <w:lang w:val="en-GB"/>
              </w:rPr>
            </w:pPr>
          </w:p>
          <w:p w14:paraId="71E91098" w14:textId="77777777" w:rsidR="00823210" w:rsidRPr="00BD7500" w:rsidRDefault="00823210" w:rsidP="00823210">
            <w:pPr>
              <w:spacing w:before="60" w:after="60"/>
              <w:rPr>
                <w:rFonts w:ascii="Arial" w:hAnsi="Arial" w:cs="Arial"/>
                <w:sz w:val="18"/>
                <w:szCs w:val="18"/>
                <w:lang w:val="en-GB"/>
              </w:rPr>
            </w:pPr>
          </w:p>
          <w:p w14:paraId="152E873D" w14:textId="77777777" w:rsidR="00823210" w:rsidRPr="00BD7500" w:rsidRDefault="00823210" w:rsidP="00823210">
            <w:pPr>
              <w:spacing w:before="60" w:after="60"/>
              <w:rPr>
                <w:rFonts w:ascii="Arial" w:hAnsi="Arial" w:cs="Arial"/>
                <w:sz w:val="18"/>
                <w:szCs w:val="18"/>
                <w:lang w:val="en-GB"/>
              </w:rPr>
            </w:pPr>
          </w:p>
          <w:p w14:paraId="3506F7EB" w14:textId="77777777" w:rsidR="00823210" w:rsidRPr="00BD7500" w:rsidRDefault="00823210" w:rsidP="00823210">
            <w:pPr>
              <w:spacing w:before="60" w:after="60"/>
              <w:rPr>
                <w:rFonts w:ascii="Arial" w:hAnsi="Arial" w:cs="Arial"/>
                <w:sz w:val="18"/>
                <w:szCs w:val="18"/>
                <w:lang w:val="en-GB"/>
              </w:rPr>
            </w:pPr>
          </w:p>
          <w:p w14:paraId="6761B428" w14:textId="77777777" w:rsidR="00823210" w:rsidRPr="00BD7500" w:rsidRDefault="00823210" w:rsidP="00823210">
            <w:pPr>
              <w:spacing w:before="60" w:after="60"/>
              <w:rPr>
                <w:rFonts w:ascii="Arial" w:hAnsi="Arial" w:cs="Arial"/>
                <w:sz w:val="18"/>
                <w:szCs w:val="18"/>
                <w:lang w:val="en-GB"/>
              </w:rPr>
            </w:pPr>
          </w:p>
          <w:p w14:paraId="2A494ECE" w14:textId="77777777" w:rsidR="00823210" w:rsidRPr="00BD7500" w:rsidRDefault="00823210" w:rsidP="00823210">
            <w:pPr>
              <w:spacing w:before="60" w:after="60"/>
              <w:rPr>
                <w:rFonts w:ascii="Arial" w:hAnsi="Arial" w:cs="Arial"/>
                <w:sz w:val="18"/>
                <w:szCs w:val="18"/>
                <w:lang w:val="en-GB"/>
              </w:rPr>
            </w:pPr>
          </w:p>
          <w:p w14:paraId="5960FA5E" w14:textId="77777777" w:rsidR="00823210" w:rsidRPr="00BD7500" w:rsidRDefault="00823210" w:rsidP="00823210">
            <w:pPr>
              <w:spacing w:before="60" w:after="60"/>
              <w:rPr>
                <w:rFonts w:ascii="Arial" w:hAnsi="Arial" w:cs="Arial"/>
                <w:sz w:val="18"/>
                <w:szCs w:val="18"/>
                <w:lang w:val="en-GB"/>
              </w:rPr>
            </w:pPr>
          </w:p>
          <w:p w14:paraId="7871D790" w14:textId="77777777" w:rsidR="00823210" w:rsidRPr="00BD7500" w:rsidRDefault="00823210" w:rsidP="00823210">
            <w:pPr>
              <w:spacing w:before="60" w:after="60"/>
              <w:rPr>
                <w:rFonts w:ascii="Arial" w:hAnsi="Arial" w:cs="Arial"/>
                <w:sz w:val="18"/>
                <w:szCs w:val="18"/>
                <w:lang w:val="en-GB"/>
              </w:rPr>
            </w:pPr>
          </w:p>
          <w:p w14:paraId="4267B356" w14:textId="77777777" w:rsidR="00823210" w:rsidRPr="00BD7500" w:rsidRDefault="00823210" w:rsidP="00823210">
            <w:pPr>
              <w:spacing w:before="60" w:after="60"/>
              <w:rPr>
                <w:rFonts w:ascii="Arial" w:hAnsi="Arial" w:cs="Arial"/>
                <w:sz w:val="18"/>
                <w:szCs w:val="18"/>
                <w:lang w:val="en-GB"/>
              </w:rPr>
            </w:pPr>
          </w:p>
          <w:p w14:paraId="1F57C608" w14:textId="77777777" w:rsidR="00823210" w:rsidRPr="00BD7500" w:rsidRDefault="00823210" w:rsidP="00823210">
            <w:pPr>
              <w:spacing w:before="60" w:after="60"/>
              <w:rPr>
                <w:rFonts w:ascii="Arial" w:hAnsi="Arial" w:cs="Arial"/>
                <w:sz w:val="18"/>
                <w:szCs w:val="18"/>
                <w:lang w:val="en-GB"/>
              </w:rPr>
            </w:pPr>
          </w:p>
          <w:p w14:paraId="0554E7F1" w14:textId="77777777" w:rsidR="00823210" w:rsidRPr="00BD7500" w:rsidRDefault="00823210" w:rsidP="00823210">
            <w:pPr>
              <w:spacing w:before="60" w:after="60"/>
              <w:rPr>
                <w:rFonts w:ascii="Arial" w:hAnsi="Arial" w:cs="Arial"/>
                <w:sz w:val="18"/>
                <w:szCs w:val="18"/>
                <w:lang w:val="en-GB"/>
              </w:rPr>
            </w:pPr>
          </w:p>
          <w:p w14:paraId="2552C385" w14:textId="77777777" w:rsidR="00823210" w:rsidRPr="00BD7500" w:rsidRDefault="00823210" w:rsidP="00823210">
            <w:pPr>
              <w:spacing w:before="60" w:after="60"/>
              <w:rPr>
                <w:rFonts w:ascii="Arial" w:hAnsi="Arial" w:cs="Arial"/>
                <w:sz w:val="18"/>
                <w:szCs w:val="18"/>
                <w:lang w:val="en-GB"/>
              </w:rPr>
            </w:pPr>
          </w:p>
          <w:p w14:paraId="73239D48" w14:textId="77777777" w:rsidR="00823210" w:rsidRPr="00BD7500" w:rsidRDefault="00823210" w:rsidP="00823210">
            <w:pPr>
              <w:spacing w:before="60" w:after="60"/>
              <w:rPr>
                <w:rFonts w:ascii="Arial" w:hAnsi="Arial" w:cs="Arial"/>
                <w:sz w:val="18"/>
                <w:szCs w:val="18"/>
                <w:lang w:val="en-GB"/>
              </w:rPr>
            </w:pPr>
          </w:p>
          <w:p w14:paraId="3855B670" w14:textId="77777777" w:rsidR="00823210" w:rsidRPr="00BD7500" w:rsidRDefault="00823210" w:rsidP="00823210">
            <w:pPr>
              <w:spacing w:before="60" w:after="60"/>
              <w:rPr>
                <w:rFonts w:ascii="Arial" w:hAnsi="Arial" w:cs="Arial"/>
                <w:sz w:val="18"/>
                <w:szCs w:val="18"/>
                <w:lang w:val="en-GB"/>
              </w:rPr>
            </w:pPr>
          </w:p>
          <w:p w14:paraId="4B44B417" w14:textId="77777777" w:rsidR="00823210" w:rsidRPr="00BD7500" w:rsidRDefault="00823210" w:rsidP="00823210">
            <w:pPr>
              <w:spacing w:before="60" w:after="60"/>
              <w:rPr>
                <w:rFonts w:ascii="Arial" w:hAnsi="Arial" w:cs="Arial"/>
                <w:sz w:val="18"/>
                <w:szCs w:val="18"/>
                <w:lang w:val="en-GB"/>
              </w:rPr>
            </w:pPr>
          </w:p>
          <w:p w14:paraId="25BDA22F" w14:textId="77777777" w:rsidR="00823210" w:rsidRPr="00BD7500" w:rsidRDefault="00823210" w:rsidP="00823210">
            <w:pPr>
              <w:spacing w:before="60" w:after="60"/>
              <w:rPr>
                <w:rFonts w:ascii="Arial" w:hAnsi="Arial" w:cs="Arial"/>
                <w:sz w:val="18"/>
                <w:szCs w:val="18"/>
                <w:lang w:val="en-GB"/>
              </w:rPr>
            </w:pPr>
          </w:p>
          <w:p w14:paraId="7703B804" w14:textId="77777777" w:rsidR="00823210" w:rsidRPr="00BD7500" w:rsidRDefault="00823210" w:rsidP="00823210">
            <w:pPr>
              <w:spacing w:before="60" w:after="60"/>
              <w:rPr>
                <w:rFonts w:ascii="Arial" w:hAnsi="Arial" w:cs="Arial"/>
                <w:sz w:val="18"/>
                <w:szCs w:val="18"/>
                <w:lang w:val="en-GB"/>
              </w:rPr>
            </w:pPr>
            <w:r w:rsidRPr="00BD7500">
              <w:rPr>
                <w:rFonts w:ascii="Arial" w:hAnsi="Arial" w:cs="Arial"/>
                <w:sz w:val="18"/>
                <w:szCs w:val="18"/>
                <w:lang w:val="en-GB"/>
              </w:rPr>
              <w:t>Retractable (Draw)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4FFDEBA0" wp14:editId="5B452A59">
                  <wp:extent cx="1219200" cy="533400"/>
                  <wp:effectExtent l="0" t="0" r="0" b="0"/>
                  <wp:docPr id="56" name="Grafik 22" descr="Graphic_retractable_ch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2" descr="Graphic_retractable_chart"/>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533400"/>
                          </a:xfrm>
                          <a:prstGeom prst="rect">
                            <a:avLst/>
                          </a:prstGeom>
                          <a:noFill/>
                          <a:ln>
                            <a:noFill/>
                          </a:ln>
                        </pic:spPr>
                      </pic:pic>
                    </a:graphicData>
                  </a:graphic>
                </wp:inline>
              </w:drawing>
            </w:r>
          </w:p>
          <w:p w14:paraId="64B77493" w14:textId="77777777" w:rsidR="00823210" w:rsidRPr="00BD7500" w:rsidRDefault="00823210" w:rsidP="00823210">
            <w:pPr>
              <w:spacing w:before="120" w:after="240"/>
              <w:rPr>
                <w:rFonts w:ascii="Arial" w:hAnsi="Arial" w:cs="Arial"/>
                <w:sz w:val="18"/>
                <w:szCs w:val="18"/>
                <w:lang w:val="en-GB"/>
              </w:rPr>
            </w:pPr>
          </w:p>
          <w:p w14:paraId="6D0026A8" w14:textId="77777777" w:rsidR="00823210" w:rsidRPr="00BD7500" w:rsidRDefault="00823210" w:rsidP="00823210">
            <w:pPr>
              <w:spacing w:before="120" w:after="240"/>
              <w:rPr>
                <w:rFonts w:ascii="Arial" w:hAnsi="Arial" w:cs="Arial"/>
                <w:sz w:val="18"/>
                <w:szCs w:val="18"/>
                <w:lang w:val="en-GB"/>
              </w:rPr>
            </w:pPr>
          </w:p>
          <w:p w14:paraId="39D7F384" w14:textId="77777777" w:rsidR="00823210" w:rsidRPr="00BD7500" w:rsidRDefault="00823210" w:rsidP="00823210">
            <w:pPr>
              <w:spacing w:before="120" w:after="240"/>
              <w:rPr>
                <w:rFonts w:ascii="Arial" w:hAnsi="Arial" w:cs="Arial"/>
                <w:sz w:val="18"/>
                <w:szCs w:val="18"/>
                <w:lang w:val="en-GB"/>
              </w:rPr>
            </w:pPr>
          </w:p>
          <w:p w14:paraId="2CA5EBCA" w14:textId="77777777" w:rsidR="00823210" w:rsidRPr="00BD7500" w:rsidRDefault="00823210" w:rsidP="00823210">
            <w:pPr>
              <w:spacing w:before="120" w:after="240"/>
              <w:rPr>
                <w:rFonts w:ascii="Arial" w:hAnsi="Arial" w:cs="Arial"/>
                <w:sz w:val="18"/>
                <w:szCs w:val="18"/>
                <w:lang w:val="en-GB"/>
              </w:rPr>
            </w:pPr>
          </w:p>
          <w:p w14:paraId="7453803E" w14:textId="77777777" w:rsidR="00823210" w:rsidRPr="00BD7500" w:rsidRDefault="00823210" w:rsidP="00823210">
            <w:pPr>
              <w:spacing w:before="120" w:after="240"/>
              <w:rPr>
                <w:rFonts w:ascii="Arial" w:hAnsi="Arial" w:cs="Arial"/>
                <w:sz w:val="18"/>
                <w:szCs w:val="18"/>
                <w:lang w:val="en-GB"/>
              </w:rPr>
            </w:pPr>
          </w:p>
          <w:p w14:paraId="426BBEE3" w14:textId="77777777" w:rsidR="00823210" w:rsidRPr="00BD7500" w:rsidRDefault="00823210" w:rsidP="00823210">
            <w:pPr>
              <w:spacing w:before="120" w:after="240"/>
              <w:rPr>
                <w:rFonts w:ascii="Arial" w:hAnsi="Arial" w:cs="Arial"/>
                <w:sz w:val="18"/>
                <w:szCs w:val="18"/>
                <w:lang w:val="en-GB"/>
              </w:rPr>
            </w:pPr>
          </w:p>
          <w:p w14:paraId="3A86E7C0" w14:textId="77777777" w:rsidR="00823210" w:rsidRPr="001E6FE9" w:rsidRDefault="00823210" w:rsidP="00823210">
            <w:pPr>
              <w:spacing w:line="259" w:lineRule="auto"/>
              <w:jc w:val="center"/>
              <w:rPr>
                <w:rFonts w:ascii="Arial" w:hAnsi="Arial" w:cs="Arial"/>
                <w:sz w:val="22"/>
                <w:szCs w:val="22"/>
                <w:lang w:val="en-GB"/>
              </w:rPr>
            </w:pPr>
            <w:r w:rsidRPr="00BD7500">
              <w:rPr>
                <w:rFonts w:ascii="Arial" w:hAnsi="Arial" w:cs="Arial"/>
                <w:sz w:val="18"/>
                <w:szCs w:val="18"/>
                <w:lang w:val="en-GB"/>
              </w:rPr>
              <w:t>Non-navigable Aqueduct</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07766E47" wp14:editId="65715A61">
                  <wp:extent cx="1676400" cy="1219200"/>
                  <wp:effectExtent l="0" t="0" r="0" b="0"/>
                  <wp:docPr id="57" name="Grafik 21" descr="Graphic_aqua-ch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1" descr="Graphic_aqua-chart"/>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r w:rsidRPr="0057264D">
              <w:rPr>
                <w:rFonts w:ascii="Arial" w:hAnsi="Arial" w:cs="Arial"/>
                <w:b/>
                <w:sz w:val="22"/>
                <w:szCs w:val="22"/>
                <w:lang w:val="en-GB"/>
              </w:rPr>
              <w:t xml:space="preserve"> </w:t>
            </w:r>
          </w:p>
        </w:tc>
        <w:tc>
          <w:tcPr>
            <w:tcW w:w="3757" w:type="dxa"/>
            <w:gridSpan w:val="4"/>
            <w:tcBorders>
              <w:top w:val="single" w:sz="4" w:space="0" w:color="000000"/>
              <w:left w:val="single" w:sz="4" w:space="0" w:color="000000"/>
              <w:bottom w:val="single" w:sz="4" w:space="0" w:color="000000"/>
              <w:right w:val="single" w:sz="4" w:space="0" w:color="000000"/>
            </w:tcBorders>
            <w:shd w:val="clear" w:color="auto" w:fill="auto"/>
          </w:tcPr>
          <w:p w14:paraId="6475900F" w14:textId="77777777" w:rsidR="00823210" w:rsidRPr="003625E9" w:rsidRDefault="00823210" w:rsidP="00823210">
            <w:pPr>
              <w:spacing w:after="122" w:line="259" w:lineRule="auto"/>
              <w:rPr>
                <w:rFonts w:ascii="Arial" w:hAnsi="Arial" w:cs="Arial"/>
                <w:sz w:val="22"/>
                <w:szCs w:val="22"/>
                <w:lang w:val="en-GB"/>
              </w:rPr>
            </w:pPr>
            <w:r>
              <w:rPr>
                <w:rFonts w:ascii="Arial" w:hAnsi="Arial" w:cs="Arial"/>
                <w:i/>
                <w:color w:val="0000FF"/>
                <w:sz w:val="18"/>
                <w:szCs w:val="22"/>
                <w:lang w:val="en-GB"/>
              </w:rPr>
              <w:lastRenderedPageBreak/>
              <w:t xml:space="preserve">Inland </w:t>
            </w:r>
            <w:r w:rsidRPr="00513D48">
              <w:rPr>
                <w:rFonts w:ascii="Arial" w:hAnsi="Arial" w:cs="Arial"/>
                <w:i/>
                <w:color w:val="0000FF"/>
                <w:sz w:val="18"/>
                <w:szCs w:val="22"/>
                <w:lang w:val="en-GB"/>
              </w:rPr>
              <w:t>ECDIS</w:t>
            </w:r>
            <w:r>
              <w:rPr>
                <w:rFonts w:ascii="Arial" w:hAnsi="Arial" w:cs="Arial"/>
                <w:i/>
                <w:color w:val="0000FF"/>
                <w:sz w:val="18"/>
                <w:szCs w:val="22"/>
                <w:lang w:val="en-GB"/>
              </w:rPr>
              <w:t xml:space="preserve"> or ECS</w:t>
            </w:r>
            <w:r w:rsidRPr="00513D48">
              <w:rPr>
                <w:rFonts w:ascii="Arial" w:hAnsi="Arial" w:cs="Arial"/>
                <w:i/>
                <w:color w:val="0000FF"/>
                <w:sz w:val="18"/>
                <w:szCs w:val="22"/>
                <w:lang w:val="en-GB"/>
              </w:rPr>
              <w:t xml:space="preserve"> Symbol </w:t>
            </w:r>
          </w:p>
          <w:p w14:paraId="0D246B17" w14:textId="77777777" w:rsidR="00823210" w:rsidRPr="00BD7500" w:rsidRDefault="00823210" w:rsidP="00823210">
            <w:pPr>
              <w:rPr>
                <w:rFonts w:ascii="Arial" w:hAnsi="Arial" w:cs="Arial"/>
                <w:sz w:val="18"/>
                <w:szCs w:val="18"/>
                <w:lang w:val="en-GB"/>
              </w:rPr>
            </w:pPr>
            <w:r w:rsidRPr="00BD7500">
              <w:rPr>
                <w:rFonts w:ascii="Arial" w:hAnsi="Arial" w:cs="Arial"/>
                <w:sz w:val="18"/>
                <w:szCs w:val="18"/>
                <w:lang w:val="en-GB"/>
              </w:rPr>
              <w:t>Bascule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48A52B1B" wp14:editId="03738BEB">
                  <wp:extent cx="1447800" cy="609600"/>
                  <wp:effectExtent l="0" t="0" r="0" b="0"/>
                  <wp:docPr id="58" name="Grafik 38" descr="Graphic_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8" descr="Graphic_2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7800" cy="609600"/>
                          </a:xfrm>
                          <a:prstGeom prst="rect">
                            <a:avLst/>
                          </a:prstGeom>
                          <a:noFill/>
                          <a:ln>
                            <a:noFill/>
                          </a:ln>
                        </pic:spPr>
                      </pic:pic>
                    </a:graphicData>
                  </a:graphic>
                </wp:inline>
              </w:drawing>
            </w:r>
          </w:p>
          <w:p w14:paraId="492D0A73" w14:textId="77777777" w:rsidR="00823210" w:rsidRPr="00BD7500" w:rsidRDefault="00823210" w:rsidP="00823210">
            <w:pPr>
              <w:rPr>
                <w:rFonts w:ascii="Arial" w:hAnsi="Arial" w:cs="Arial"/>
                <w:sz w:val="18"/>
                <w:szCs w:val="18"/>
                <w:lang w:val="en-GB"/>
              </w:rPr>
            </w:pPr>
          </w:p>
          <w:p w14:paraId="5FF6C75A" w14:textId="77777777" w:rsidR="00823210" w:rsidRPr="00BD7500" w:rsidRDefault="00823210" w:rsidP="00823210">
            <w:pPr>
              <w:rPr>
                <w:rFonts w:cs="Arial"/>
                <w:i/>
                <w:noProof/>
                <w:color w:val="000000"/>
                <w:sz w:val="19"/>
                <w:szCs w:val="19"/>
                <w:lang w:val="en-GB"/>
              </w:rPr>
            </w:pPr>
            <w:r w:rsidRPr="00BD7500">
              <w:rPr>
                <w:rFonts w:ascii="Arial" w:hAnsi="Arial" w:cs="Arial"/>
                <w:sz w:val="18"/>
                <w:szCs w:val="18"/>
                <w:lang w:val="en-GB"/>
              </w:rPr>
              <w:t>Bridge with Bridge Arches</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02CB7970" wp14:editId="52FE609A">
                  <wp:extent cx="1371600" cy="2209800"/>
                  <wp:effectExtent l="0" t="0" r="0" b="0"/>
                  <wp:docPr id="59" name="Grafik 37" descr="Graphic_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7" descr="Graphic_32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2209800"/>
                          </a:xfrm>
                          <a:prstGeom prst="rect">
                            <a:avLst/>
                          </a:prstGeom>
                          <a:noFill/>
                          <a:ln>
                            <a:noFill/>
                          </a:ln>
                        </pic:spPr>
                      </pic:pic>
                    </a:graphicData>
                  </a:graphic>
                </wp:inline>
              </w:drawing>
            </w:r>
          </w:p>
          <w:p w14:paraId="194A9EEA" w14:textId="77777777" w:rsidR="00823210" w:rsidRPr="00BD7500" w:rsidRDefault="00823210" w:rsidP="00823210">
            <w:pPr>
              <w:rPr>
                <w:rFonts w:ascii="Arial" w:hAnsi="Arial" w:cs="Arial"/>
                <w:sz w:val="18"/>
                <w:szCs w:val="18"/>
                <w:lang w:val="en-GB"/>
              </w:rPr>
            </w:pPr>
            <w:r w:rsidRPr="00BD7500">
              <w:rPr>
                <w:rFonts w:ascii="Arial" w:hAnsi="Arial" w:cs="Arial"/>
                <w:sz w:val="18"/>
                <w:szCs w:val="18"/>
                <w:lang w:val="en-GB"/>
              </w:rPr>
              <w:t>Fixed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03CCE684" wp14:editId="66B41604">
                  <wp:extent cx="1210945" cy="2362200"/>
                  <wp:effectExtent l="0" t="0" r="0" b="0"/>
                  <wp:docPr id="60" name="Grafik 34" descr="Graphic_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4" descr="Graphic_20"/>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0945" cy="2362200"/>
                          </a:xfrm>
                          <a:prstGeom prst="rect">
                            <a:avLst/>
                          </a:prstGeom>
                          <a:noFill/>
                          <a:ln>
                            <a:noFill/>
                          </a:ln>
                        </pic:spPr>
                      </pic:pic>
                    </a:graphicData>
                  </a:graphic>
                </wp:inline>
              </w:drawing>
            </w:r>
          </w:p>
          <w:p w14:paraId="5EBF3AF7" w14:textId="77777777" w:rsidR="00823210" w:rsidRPr="00BD7500" w:rsidRDefault="00823210" w:rsidP="00823210">
            <w:pPr>
              <w:rPr>
                <w:rFonts w:ascii="Arial" w:hAnsi="Arial" w:cs="Arial"/>
                <w:sz w:val="18"/>
                <w:szCs w:val="18"/>
                <w:lang w:val="en-GB"/>
              </w:rPr>
            </w:pPr>
            <w:r w:rsidRPr="00BD7500">
              <w:rPr>
                <w:rFonts w:ascii="Arial" w:hAnsi="Arial" w:cs="Arial"/>
                <w:sz w:val="18"/>
                <w:szCs w:val="18"/>
                <w:lang w:val="en-GB"/>
              </w:rPr>
              <w:lastRenderedPageBreak/>
              <w:t>Lift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25BD7CE8" wp14:editId="716DA7DF">
                  <wp:extent cx="1447800" cy="1295400"/>
                  <wp:effectExtent l="0" t="0" r="0" b="0"/>
                  <wp:docPr id="61" name="Grafik 32" descr="Graphic_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2" descr="Graphic_2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295400"/>
                          </a:xfrm>
                          <a:prstGeom prst="rect">
                            <a:avLst/>
                          </a:prstGeom>
                          <a:noFill/>
                          <a:ln>
                            <a:noFill/>
                          </a:ln>
                        </pic:spPr>
                      </pic:pic>
                    </a:graphicData>
                  </a:graphic>
                </wp:inline>
              </w:drawing>
            </w:r>
          </w:p>
          <w:p w14:paraId="69460C44" w14:textId="77777777" w:rsidR="00823210" w:rsidRPr="00BD7500" w:rsidRDefault="00823210" w:rsidP="00823210">
            <w:pPr>
              <w:rPr>
                <w:rFonts w:cs="Arial"/>
                <w:i/>
                <w:noProof/>
                <w:color w:val="000000"/>
                <w:sz w:val="19"/>
                <w:szCs w:val="19"/>
                <w:lang w:val="en-GB"/>
              </w:rPr>
            </w:pPr>
            <w:r w:rsidRPr="00BD7500">
              <w:rPr>
                <w:rFonts w:ascii="Arial" w:hAnsi="Arial" w:cs="Arial"/>
                <w:sz w:val="18"/>
                <w:szCs w:val="18"/>
                <w:lang w:val="en-GB"/>
              </w:rPr>
              <w:t>Suspension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16CDFCD1" wp14:editId="7768997E">
                  <wp:extent cx="1371600" cy="3657600"/>
                  <wp:effectExtent l="0" t="0" r="0" b="0"/>
                  <wp:docPr id="62" name="Grafik 31" descr="Graphic_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1" descr="Graphic_3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 cy="3657600"/>
                          </a:xfrm>
                          <a:prstGeom prst="rect">
                            <a:avLst/>
                          </a:prstGeom>
                          <a:noFill/>
                          <a:ln>
                            <a:noFill/>
                          </a:ln>
                        </pic:spPr>
                      </pic:pic>
                    </a:graphicData>
                  </a:graphic>
                </wp:inline>
              </w:drawing>
            </w:r>
          </w:p>
          <w:p w14:paraId="3F51742E" w14:textId="77777777" w:rsidR="00823210" w:rsidRPr="00A23949" w:rsidRDefault="00823210" w:rsidP="00823210">
            <w:pPr>
              <w:rPr>
                <w:rFonts w:ascii="Arial" w:hAnsi="Arial" w:cs="Arial"/>
                <w:sz w:val="18"/>
                <w:szCs w:val="18"/>
                <w:lang w:val="en-GB"/>
              </w:rPr>
            </w:pPr>
            <w:r w:rsidRPr="00BD7500">
              <w:rPr>
                <w:rFonts w:ascii="Arial" w:hAnsi="Arial" w:cs="Arial"/>
                <w:sz w:val="18"/>
                <w:szCs w:val="18"/>
                <w:lang w:val="en-GB"/>
              </w:rPr>
              <w:t>Swing Bridge</w:t>
            </w:r>
            <w:r w:rsidRPr="00BD7500">
              <w:rPr>
                <w:rFonts w:ascii="Arial" w:hAnsi="Arial" w:cs="Arial"/>
                <w:sz w:val="18"/>
                <w:szCs w:val="18"/>
                <w:lang w:val="en-GB"/>
              </w:rPr>
              <w:br/>
            </w:r>
            <w:r>
              <w:rPr>
                <w:rFonts w:cs="Arial"/>
                <w:i/>
                <w:noProof/>
                <w:color w:val="000000"/>
                <w:sz w:val="19"/>
                <w:szCs w:val="19"/>
                <w:lang w:val="en-GB"/>
              </w:rPr>
              <w:drawing>
                <wp:inline distT="0" distB="0" distL="0" distR="0" wp14:anchorId="02D56020" wp14:editId="4ED56DF0">
                  <wp:extent cx="1371600" cy="2827655"/>
                  <wp:effectExtent l="0" t="0" r="0" b="0"/>
                  <wp:docPr id="63" name="Grafik 29" descr="Graphic_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9" descr="Graphic_23"/>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 cy="2827655"/>
                          </a:xfrm>
                          <a:prstGeom prst="rect">
                            <a:avLst/>
                          </a:prstGeom>
                          <a:noFill/>
                          <a:ln>
                            <a:noFill/>
                          </a:ln>
                        </pic:spPr>
                      </pic:pic>
                    </a:graphicData>
                  </a:graphic>
                </wp:inline>
              </w:drawing>
            </w:r>
          </w:p>
          <w:p w14:paraId="32E2DCA2" w14:textId="77777777" w:rsidR="00823210" w:rsidRPr="00A23949" w:rsidRDefault="00823210" w:rsidP="00823210">
            <w:pPr>
              <w:spacing w:before="120" w:after="240"/>
              <w:rPr>
                <w:rFonts w:ascii="Arial" w:hAnsi="Arial" w:cs="Arial"/>
                <w:sz w:val="18"/>
                <w:szCs w:val="18"/>
                <w:lang w:val="en-GB"/>
              </w:rPr>
            </w:pPr>
          </w:p>
          <w:p w14:paraId="4436F71C" w14:textId="77777777" w:rsidR="00823210" w:rsidRPr="00A23949" w:rsidRDefault="00823210" w:rsidP="00823210">
            <w:pPr>
              <w:spacing w:before="120" w:after="240"/>
              <w:rPr>
                <w:rFonts w:ascii="Arial" w:hAnsi="Arial" w:cs="Arial"/>
                <w:sz w:val="18"/>
                <w:szCs w:val="18"/>
                <w:lang w:val="en-GB"/>
              </w:rPr>
            </w:pPr>
          </w:p>
          <w:p w14:paraId="0BB2D939" w14:textId="77777777" w:rsidR="00823210" w:rsidRPr="00A23949" w:rsidRDefault="00823210" w:rsidP="00823210">
            <w:pPr>
              <w:spacing w:before="120" w:after="240"/>
              <w:rPr>
                <w:rFonts w:ascii="Arial" w:hAnsi="Arial" w:cs="Arial"/>
                <w:sz w:val="18"/>
                <w:szCs w:val="18"/>
                <w:lang w:val="en-GB"/>
              </w:rPr>
            </w:pPr>
          </w:p>
          <w:p w14:paraId="67441055" w14:textId="77777777" w:rsidR="00823210" w:rsidRPr="00A23949" w:rsidRDefault="00823210" w:rsidP="00823210">
            <w:pPr>
              <w:spacing w:before="120" w:after="240"/>
              <w:rPr>
                <w:rFonts w:ascii="Arial" w:hAnsi="Arial" w:cs="Arial"/>
                <w:sz w:val="18"/>
                <w:szCs w:val="18"/>
                <w:lang w:val="en-GB"/>
              </w:rPr>
            </w:pPr>
          </w:p>
          <w:p w14:paraId="393388A9" w14:textId="77777777" w:rsidR="00823210" w:rsidRPr="00A23949" w:rsidRDefault="00823210" w:rsidP="00823210">
            <w:pPr>
              <w:spacing w:before="120" w:after="240"/>
              <w:rPr>
                <w:rFonts w:ascii="Arial" w:hAnsi="Arial" w:cs="Arial"/>
                <w:sz w:val="18"/>
                <w:szCs w:val="18"/>
                <w:lang w:val="en-GB"/>
              </w:rPr>
            </w:pPr>
          </w:p>
          <w:p w14:paraId="090E97EF" w14:textId="77777777" w:rsidR="00823210" w:rsidRPr="00A23949" w:rsidRDefault="00823210" w:rsidP="00823210">
            <w:pPr>
              <w:spacing w:before="120" w:after="240"/>
              <w:rPr>
                <w:rFonts w:ascii="Arial" w:hAnsi="Arial" w:cs="Arial"/>
                <w:sz w:val="18"/>
                <w:szCs w:val="18"/>
                <w:lang w:val="en-GB"/>
              </w:rPr>
            </w:pPr>
          </w:p>
          <w:p w14:paraId="0FE76BD1" w14:textId="77777777" w:rsidR="00823210" w:rsidRPr="001E6FE9" w:rsidRDefault="00823210" w:rsidP="00823210">
            <w:pPr>
              <w:spacing w:line="259" w:lineRule="auto"/>
              <w:rPr>
                <w:rFonts w:ascii="Arial" w:hAnsi="Arial" w:cs="Arial"/>
                <w:sz w:val="22"/>
                <w:szCs w:val="22"/>
                <w:lang w:val="en-GB"/>
              </w:rPr>
            </w:pPr>
            <w:r w:rsidRPr="00A23949">
              <w:rPr>
                <w:rFonts w:ascii="Arial" w:hAnsi="Arial" w:cs="Arial"/>
                <w:sz w:val="18"/>
                <w:szCs w:val="18"/>
                <w:lang w:val="en-GB"/>
              </w:rPr>
              <w:t>Non-navigable Aqueduct</w:t>
            </w:r>
            <w:r w:rsidRPr="00A23949">
              <w:rPr>
                <w:rFonts w:ascii="Arial" w:hAnsi="Arial" w:cs="Arial"/>
                <w:sz w:val="18"/>
                <w:szCs w:val="18"/>
                <w:lang w:val="en-GB"/>
              </w:rPr>
              <w:br/>
            </w:r>
            <w:r>
              <w:rPr>
                <w:rFonts w:cs="Arial"/>
                <w:i/>
                <w:noProof/>
                <w:color w:val="000000"/>
                <w:sz w:val="19"/>
                <w:szCs w:val="19"/>
                <w:lang w:val="en-GB"/>
              </w:rPr>
              <w:drawing>
                <wp:inline distT="0" distB="0" distL="0" distR="0" wp14:anchorId="6CE76083" wp14:editId="036E67A5">
                  <wp:extent cx="1752600" cy="998855"/>
                  <wp:effectExtent l="0" t="0" r="0" b="0"/>
                  <wp:docPr id="64" name="Grafik 28" descr="Graphic_aqua-ien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8" descr="Graphic_aqua-ienc"/>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52600" cy="998855"/>
                          </a:xfrm>
                          <a:prstGeom prst="rect">
                            <a:avLst/>
                          </a:prstGeom>
                          <a:noFill/>
                          <a:ln>
                            <a:noFill/>
                          </a:ln>
                        </pic:spPr>
                      </pic:pic>
                    </a:graphicData>
                  </a:graphic>
                </wp:inline>
              </w:drawing>
            </w:r>
            <w:r w:rsidRPr="0057264D">
              <w:rPr>
                <w:rFonts w:ascii="Arial" w:hAnsi="Arial" w:cs="Arial"/>
                <w:b/>
                <w:sz w:val="22"/>
                <w:szCs w:val="22"/>
                <w:lang w:val="en-GB"/>
              </w:rPr>
              <w:t xml:space="preserve"> </w:t>
            </w:r>
          </w:p>
        </w:tc>
      </w:tr>
      <w:tr w:rsidR="00823210" w:rsidRPr="0057264D" w14:paraId="00559417" w14:textId="77777777" w:rsidTr="00694B49">
        <w:trPr>
          <w:trHeight w:val="557"/>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3C4D13" w14:textId="77777777" w:rsidR="00823210" w:rsidRPr="003625E9" w:rsidRDefault="00823210" w:rsidP="00823210">
            <w:pPr>
              <w:spacing w:line="259" w:lineRule="auto"/>
              <w:rPr>
                <w:rFonts w:ascii="Arial" w:hAnsi="Arial" w:cs="Arial"/>
                <w:sz w:val="22"/>
                <w:szCs w:val="22"/>
                <w:lang w:val="en-GB"/>
              </w:rPr>
            </w:pPr>
            <w:r w:rsidRPr="0057264D">
              <w:rPr>
                <w:rFonts w:ascii="Arial" w:hAnsi="Arial" w:cs="Arial"/>
                <w:b/>
                <w:sz w:val="22"/>
                <w:szCs w:val="22"/>
                <w:lang w:val="en-GB"/>
              </w:rPr>
              <w:lastRenderedPageBreak/>
              <w:t>S-</w:t>
            </w:r>
            <w:r w:rsidRPr="001E6FE9">
              <w:rPr>
                <w:rFonts w:ascii="Arial" w:hAnsi="Arial" w:cs="Arial"/>
                <w:b/>
                <w:sz w:val="22"/>
                <w:szCs w:val="22"/>
                <w:lang w:val="en-GB"/>
              </w:rPr>
              <w:t>4</w:t>
            </w:r>
            <w:r w:rsidRPr="003625E9">
              <w:rPr>
                <w:rFonts w:ascii="Arial" w:hAnsi="Arial" w:cs="Arial"/>
                <w:b/>
                <w:sz w:val="22"/>
                <w:szCs w:val="22"/>
                <w:lang w:val="en-GB"/>
              </w:rPr>
              <w:t xml:space="preserve">01 Attribute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76591F8" w14:textId="77777777" w:rsidR="00823210" w:rsidRPr="006515C4" w:rsidRDefault="00823210" w:rsidP="00823210">
            <w:pPr>
              <w:spacing w:line="259" w:lineRule="auto"/>
              <w:rPr>
                <w:rFonts w:ascii="Arial" w:hAnsi="Arial" w:cs="Arial"/>
                <w:sz w:val="22"/>
                <w:szCs w:val="22"/>
                <w:lang w:val="en-GB"/>
              </w:rPr>
            </w:pPr>
            <w:r w:rsidRPr="006807FD">
              <w:rPr>
                <w:rFonts w:ascii="Arial" w:hAnsi="Arial" w:cs="Arial"/>
                <w:b/>
                <w:sz w:val="22"/>
                <w:szCs w:val="22"/>
                <w:lang w:val="en-GB"/>
              </w:rPr>
              <w:t xml:space="preserve">S-57 </w:t>
            </w:r>
          </w:p>
          <w:p w14:paraId="4E9D962F" w14:textId="77777777" w:rsidR="00823210" w:rsidRPr="00561E3F" w:rsidRDefault="00823210" w:rsidP="00823210">
            <w:pPr>
              <w:spacing w:line="259" w:lineRule="auto"/>
              <w:rPr>
                <w:rFonts w:ascii="Arial" w:hAnsi="Arial" w:cs="Arial"/>
                <w:sz w:val="22"/>
                <w:szCs w:val="22"/>
                <w:lang w:val="en-GB"/>
              </w:rPr>
            </w:pPr>
            <w:r w:rsidRPr="007B7F2B">
              <w:rPr>
                <w:rFonts w:ascii="Arial" w:hAnsi="Arial" w:cs="Arial"/>
                <w:b/>
                <w:sz w:val="22"/>
                <w:szCs w:val="22"/>
                <w:lang w:val="en-GB"/>
              </w:rPr>
              <w:t xml:space="preserve">Acronym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E9760AB"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b/>
                <w:sz w:val="22"/>
                <w:szCs w:val="22"/>
                <w:lang w:val="en-GB"/>
              </w:rPr>
              <w:t xml:space="preserve">Allowable Encoding Value </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64408F" w14:textId="77777777" w:rsidR="00823210" w:rsidRPr="004253C0" w:rsidRDefault="00823210" w:rsidP="00823210">
            <w:pPr>
              <w:spacing w:line="259" w:lineRule="auto"/>
              <w:rPr>
                <w:rFonts w:ascii="Arial" w:hAnsi="Arial" w:cs="Arial"/>
                <w:sz w:val="22"/>
                <w:szCs w:val="22"/>
                <w:lang w:val="en-GB"/>
              </w:rPr>
            </w:pPr>
            <w:r w:rsidRPr="003B3BE9">
              <w:rPr>
                <w:rFonts w:ascii="Arial" w:hAnsi="Arial" w:cs="Arial"/>
                <w:b/>
                <w:sz w:val="22"/>
                <w:szCs w:val="22"/>
                <w:lang w:val="en-GB"/>
              </w:rPr>
              <w:t xml:space="preserve">Type </w:t>
            </w:r>
          </w:p>
        </w:tc>
        <w:tc>
          <w:tcPr>
            <w:tcW w:w="13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0D8FE2" w14:textId="77777777" w:rsidR="00823210" w:rsidRPr="00C54ABA" w:rsidRDefault="00823210" w:rsidP="00823210">
            <w:pPr>
              <w:spacing w:line="259" w:lineRule="auto"/>
              <w:rPr>
                <w:rFonts w:ascii="Arial" w:hAnsi="Arial" w:cs="Arial"/>
                <w:sz w:val="22"/>
                <w:szCs w:val="22"/>
                <w:lang w:val="en-GB"/>
              </w:rPr>
            </w:pPr>
            <w:r w:rsidRPr="004253C0">
              <w:rPr>
                <w:rFonts w:ascii="Arial" w:hAnsi="Arial" w:cs="Arial"/>
                <w:b/>
                <w:sz w:val="22"/>
                <w:szCs w:val="22"/>
                <w:lang w:val="en-GB"/>
              </w:rPr>
              <w:t xml:space="preserve">Multiplicity </w:t>
            </w:r>
          </w:p>
        </w:tc>
      </w:tr>
      <w:tr w:rsidR="00823210" w:rsidRPr="0057264D" w14:paraId="2E2B8D41" w14:textId="77777777" w:rsidTr="00694B49">
        <w:trPr>
          <w:trHeight w:val="1164"/>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E1EF8AA"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bridge construction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53693F2"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i/>
                <w:sz w:val="18"/>
                <w:szCs w:val="22"/>
                <w:lang w:val="en-GB"/>
              </w:rPr>
              <w:t xml:space="preserve">(CATBRG)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9D6746C" w14:textId="77777777" w:rsidR="00823210" w:rsidRPr="00B63849" w:rsidRDefault="00823210" w:rsidP="00243516">
            <w:pPr>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1 : arch</w:t>
            </w:r>
          </w:p>
          <w:p w14:paraId="033D0DFB"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2 : viaduct</w:t>
            </w:r>
          </w:p>
          <w:p w14:paraId="584E193E"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3 : pontoon bridge</w:t>
            </w:r>
          </w:p>
          <w:p w14:paraId="472B4F2B"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4 : suspension bridge</w:t>
            </w:r>
          </w:p>
          <w:p w14:paraId="638907D3" w14:textId="77777777" w:rsidR="00823210" w:rsidRPr="00C54ABA" w:rsidRDefault="00823210" w:rsidP="00243516">
            <w:pPr>
              <w:spacing w:line="259" w:lineRule="auto"/>
              <w:rPr>
                <w:rFonts w:ascii="Arial" w:hAnsi="Arial" w:cs="Arial"/>
                <w:sz w:val="22"/>
                <w:szCs w:val="22"/>
                <w:lang w:val="en-GB"/>
              </w:rPr>
            </w:pPr>
            <w:r w:rsidRPr="00B63849">
              <w:rPr>
                <w:rFonts w:ascii="Arial" w:hAnsi="Arial" w:cs="Arial"/>
                <w:sz w:val="18"/>
                <w:szCs w:val="18"/>
                <w:lang w:val="en-GB"/>
              </w:rPr>
              <w:t>5 : transporter bridge</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AFE1660" w14:textId="77777777" w:rsidR="00823210" w:rsidRPr="0057264D" w:rsidRDefault="00823210" w:rsidP="00823210">
            <w:pPr>
              <w:spacing w:line="259" w:lineRule="auto"/>
              <w:rPr>
                <w:rFonts w:ascii="Arial" w:hAnsi="Arial" w:cs="Arial"/>
                <w:sz w:val="22"/>
                <w:szCs w:val="22"/>
                <w:lang w:val="en-GB"/>
              </w:rPr>
            </w:pPr>
            <w:r w:rsidRPr="00C54ABA">
              <w:rPr>
                <w:rFonts w:ascii="Arial" w:hAnsi="Arial" w:cs="Arial"/>
                <w:sz w:val="18"/>
                <w:szCs w:val="22"/>
                <w:lang w:val="en-GB"/>
              </w:rPr>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0AD29DB"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0,1 </w:t>
            </w:r>
          </w:p>
        </w:tc>
      </w:tr>
      <w:tr w:rsidR="00823210" w:rsidRPr="0057264D" w14:paraId="6BF2DA83" w14:textId="77777777" w:rsidTr="00694B49">
        <w:trPr>
          <w:trHeight w:val="958"/>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57D6B028"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bridge function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230DB8D"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i/>
                <w:sz w:val="18"/>
                <w:szCs w:val="22"/>
                <w:lang w:val="en-GB"/>
              </w:rPr>
              <w:t>(CATBRG)</w:t>
            </w:r>
            <w:r w:rsidRPr="003625E9">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7639514" w14:textId="77777777" w:rsidR="00823210" w:rsidRPr="00B63849" w:rsidRDefault="00823210" w:rsidP="00243516">
            <w:pPr>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1 : vehicular</w:t>
            </w:r>
          </w:p>
          <w:p w14:paraId="125AE67A"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2 : rail</w:t>
            </w:r>
          </w:p>
          <w:p w14:paraId="4448915D"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3 : pedestrian</w:t>
            </w:r>
          </w:p>
          <w:p w14:paraId="2EFD7BB8" w14:textId="77777777" w:rsidR="00823210" w:rsidRPr="004253C0" w:rsidRDefault="00823210" w:rsidP="00243516">
            <w:pPr>
              <w:spacing w:line="259" w:lineRule="auto"/>
              <w:rPr>
                <w:rFonts w:ascii="Arial" w:hAnsi="Arial" w:cs="Arial"/>
                <w:sz w:val="22"/>
                <w:szCs w:val="22"/>
                <w:lang w:val="en-GB"/>
              </w:rPr>
            </w:pPr>
            <w:r w:rsidRPr="00B63849">
              <w:rPr>
                <w:rFonts w:ascii="Arial" w:hAnsi="Arial" w:cs="Arial"/>
                <w:sz w:val="18"/>
                <w:szCs w:val="18"/>
                <w:lang w:val="en-GB"/>
              </w:rPr>
              <w:t>4 : aqueduct</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D802101" w14:textId="77777777" w:rsidR="00823210" w:rsidRPr="00C54ABA" w:rsidRDefault="00823210" w:rsidP="00823210">
            <w:pPr>
              <w:spacing w:line="259" w:lineRule="auto"/>
              <w:rPr>
                <w:rFonts w:ascii="Arial" w:hAnsi="Arial" w:cs="Arial"/>
                <w:sz w:val="22"/>
                <w:szCs w:val="22"/>
                <w:lang w:val="en-GB"/>
              </w:rPr>
            </w:pPr>
            <w:r w:rsidRPr="004253C0">
              <w:rPr>
                <w:rFonts w:ascii="Arial" w:hAnsi="Arial" w:cs="Arial"/>
                <w:sz w:val="18"/>
                <w:szCs w:val="22"/>
                <w:lang w:val="en-GB"/>
              </w:rPr>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77EF110" w14:textId="77777777" w:rsidR="00823210" w:rsidRPr="0057264D" w:rsidRDefault="00823210" w:rsidP="00823210">
            <w:pPr>
              <w:spacing w:line="259" w:lineRule="auto"/>
              <w:rPr>
                <w:rFonts w:ascii="Arial" w:hAnsi="Arial" w:cs="Arial"/>
                <w:sz w:val="22"/>
                <w:szCs w:val="22"/>
                <w:lang w:val="en-GB"/>
              </w:rPr>
            </w:pPr>
            <w:r w:rsidRPr="00C54ABA">
              <w:rPr>
                <w:rFonts w:ascii="Arial" w:hAnsi="Arial" w:cs="Arial"/>
                <w:sz w:val="18"/>
                <w:szCs w:val="22"/>
                <w:lang w:val="en-GB"/>
              </w:rPr>
              <w:t xml:space="preserve">0,* </w:t>
            </w:r>
          </w:p>
        </w:tc>
      </w:tr>
      <w:tr w:rsidR="00823210" w:rsidRPr="0057264D" w14:paraId="27C944FC" w14:textId="77777777" w:rsidTr="00694B49">
        <w:trPr>
          <w:trHeight w:val="116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5EB5BC6A"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category of opening bridge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D0A0CD7"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(CATBRG)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59B8840" w14:textId="77777777" w:rsidR="00823210" w:rsidRPr="00B63849" w:rsidRDefault="00823210" w:rsidP="00243516">
            <w:pPr>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3 : swing bridge</w:t>
            </w:r>
          </w:p>
          <w:p w14:paraId="3AC6A131"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4 : lifting bridge</w:t>
            </w:r>
          </w:p>
          <w:p w14:paraId="7122B980"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5 : bascule bridge</w:t>
            </w:r>
          </w:p>
          <w:p w14:paraId="5C33687F" w14:textId="77777777" w:rsidR="00823210" w:rsidRPr="004253C0" w:rsidRDefault="00823210" w:rsidP="00243516">
            <w:pPr>
              <w:autoSpaceDE w:val="0"/>
              <w:autoSpaceDN w:val="0"/>
              <w:adjustRightInd w:val="0"/>
              <w:rPr>
                <w:rFonts w:ascii="Arial" w:hAnsi="Arial" w:cs="Arial"/>
                <w:sz w:val="22"/>
                <w:szCs w:val="22"/>
                <w:lang w:val="en-GB"/>
              </w:rPr>
            </w:pPr>
            <w:r w:rsidRPr="00B63849">
              <w:rPr>
                <w:rFonts w:ascii="Arial" w:hAnsi="Arial" w:cs="Arial"/>
                <w:sz w:val="18"/>
                <w:szCs w:val="18"/>
                <w:lang w:val="en-GB"/>
              </w:rPr>
              <w:t>7 : drawbridge</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B3CB9DC" w14:textId="77777777" w:rsidR="00823210" w:rsidRPr="00C54ABA" w:rsidRDefault="00823210" w:rsidP="00823210">
            <w:pPr>
              <w:spacing w:line="259" w:lineRule="auto"/>
              <w:rPr>
                <w:rFonts w:ascii="Arial" w:hAnsi="Arial" w:cs="Arial"/>
                <w:sz w:val="22"/>
                <w:szCs w:val="22"/>
                <w:lang w:val="en-GB"/>
              </w:rPr>
            </w:pPr>
            <w:r w:rsidRPr="00C54ABA">
              <w:rPr>
                <w:rFonts w:ascii="Arial" w:hAnsi="Arial" w:cs="Arial"/>
                <w:sz w:val="18"/>
                <w:szCs w:val="22"/>
                <w:lang w:val="en-GB"/>
              </w:rPr>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3B31214"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0,1  </w:t>
            </w:r>
          </w:p>
        </w:tc>
      </w:tr>
      <w:tr w:rsidR="00823210" w:rsidRPr="0057264D" w14:paraId="1FBB0B2A" w14:textId="77777777" w:rsidTr="00694B49">
        <w:trPr>
          <w:trHeight w:val="2820"/>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F684878" w14:textId="77777777" w:rsidR="00823210" w:rsidRPr="00694B49" w:rsidRDefault="00823210" w:rsidP="00823210">
            <w:pPr>
              <w:spacing w:line="259" w:lineRule="auto"/>
              <w:rPr>
                <w:rFonts w:ascii="Arial" w:hAnsi="Arial" w:cs="Arial"/>
                <w:i/>
                <w:sz w:val="22"/>
                <w:szCs w:val="22"/>
                <w:lang w:val="en-GB"/>
              </w:rPr>
            </w:pPr>
            <w:r w:rsidRPr="00694B49">
              <w:rPr>
                <w:rFonts w:ascii="Arial" w:hAnsi="Arial" w:cs="Arial"/>
                <w:i/>
                <w:sz w:val="18"/>
                <w:szCs w:val="22"/>
                <w:lang w:val="en-GB"/>
              </w:rPr>
              <w:t xml:space="preserve">colour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EB10408"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(COLOUR)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37F451B1" w14:textId="77777777" w:rsidR="00823210" w:rsidRPr="00B63849" w:rsidRDefault="00823210" w:rsidP="00243516">
            <w:pPr>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1 : white</w:t>
            </w:r>
          </w:p>
          <w:p w14:paraId="32EEC247"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2 : black</w:t>
            </w:r>
          </w:p>
          <w:p w14:paraId="0C9FE281"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3 : red</w:t>
            </w:r>
          </w:p>
          <w:p w14:paraId="6CC137FE"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4 : green</w:t>
            </w:r>
          </w:p>
          <w:p w14:paraId="4B8DEFE7"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5 : blue</w:t>
            </w:r>
          </w:p>
          <w:p w14:paraId="1F3948A9"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6 : yellow</w:t>
            </w:r>
          </w:p>
          <w:p w14:paraId="73A549C4"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7 : grey</w:t>
            </w:r>
          </w:p>
          <w:p w14:paraId="270BE442"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8 : brown</w:t>
            </w:r>
          </w:p>
          <w:p w14:paraId="0E407BCA"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9 : amber</w:t>
            </w:r>
          </w:p>
          <w:p w14:paraId="5AD9B69E"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10 : violet</w:t>
            </w:r>
          </w:p>
          <w:p w14:paraId="6D3FBB1D"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11 : orange</w:t>
            </w:r>
          </w:p>
          <w:p w14:paraId="40FA4112"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12 : magenta</w:t>
            </w:r>
          </w:p>
          <w:p w14:paraId="5B9F1AD7" w14:textId="77777777" w:rsidR="00823210" w:rsidRPr="0057264D" w:rsidRDefault="00823210" w:rsidP="00243516">
            <w:pPr>
              <w:spacing w:line="259" w:lineRule="auto"/>
              <w:rPr>
                <w:rFonts w:ascii="Arial" w:hAnsi="Arial" w:cs="Arial"/>
                <w:sz w:val="22"/>
                <w:szCs w:val="22"/>
                <w:lang w:val="en-GB"/>
              </w:rPr>
            </w:pPr>
            <w:r w:rsidRPr="00B63849">
              <w:rPr>
                <w:rFonts w:ascii="Arial" w:hAnsi="Arial" w:cs="Arial"/>
                <w:sz w:val="18"/>
                <w:szCs w:val="18"/>
                <w:lang w:val="en-GB"/>
              </w:rPr>
              <w:lastRenderedPageBreak/>
              <w:t>13 : pink</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1D59901"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lastRenderedPageBreak/>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A5B683E"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0,* (ordered) </w:t>
            </w:r>
          </w:p>
        </w:tc>
      </w:tr>
      <w:tr w:rsidR="00823210" w:rsidRPr="0057264D" w14:paraId="71B7495C" w14:textId="77777777" w:rsidTr="00694B49">
        <w:trPr>
          <w:trHeight w:val="1580"/>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5A7FF3B" w14:textId="77777777" w:rsidR="00823210" w:rsidRPr="00694B49" w:rsidRDefault="00823210" w:rsidP="00823210">
            <w:pPr>
              <w:spacing w:line="259" w:lineRule="auto"/>
              <w:rPr>
                <w:rFonts w:ascii="Arial" w:hAnsi="Arial" w:cs="Arial"/>
                <w:i/>
                <w:sz w:val="22"/>
                <w:szCs w:val="22"/>
                <w:lang w:val="en-GB"/>
              </w:rPr>
            </w:pPr>
            <w:r w:rsidRPr="00694B49">
              <w:rPr>
                <w:rFonts w:ascii="Arial" w:hAnsi="Arial" w:cs="Arial"/>
                <w:i/>
                <w:sz w:val="18"/>
                <w:szCs w:val="22"/>
                <w:lang w:val="en-GB"/>
              </w:rPr>
              <w:t xml:space="preserve">colour pattern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8F76461"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(COLPAT)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45D2D74C" w14:textId="77777777" w:rsidR="00823210" w:rsidRPr="00B63849" w:rsidRDefault="00823210" w:rsidP="00243516">
            <w:pPr>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1 : horizontal stripes</w:t>
            </w:r>
          </w:p>
          <w:p w14:paraId="449A5467"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2 : vertical stripes</w:t>
            </w:r>
          </w:p>
          <w:p w14:paraId="6FA4CC6E"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3 : diagonal stripes</w:t>
            </w:r>
          </w:p>
          <w:p w14:paraId="20439013"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4 : squared</w:t>
            </w:r>
          </w:p>
          <w:p w14:paraId="5AFAE2F8"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5 : stripes (direction unknown)</w:t>
            </w:r>
          </w:p>
          <w:p w14:paraId="65E23B87" w14:textId="77777777" w:rsidR="00823210" w:rsidRPr="003B3BE9" w:rsidRDefault="00823210" w:rsidP="00243516">
            <w:pPr>
              <w:spacing w:line="259" w:lineRule="auto"/>
              <w:rPr>
                <w:rFonts w:ascii="Arial" w:hAnsi="Arial" w:cs="Arial"/>
                <w:sz w:val="22"/>
                <w:szCs w:val="22"/>
                <w:lang w:val="en-GB"/>
              </w:rPr>
            </w:pPr>
            <w:r w:rsidRPr="00B63849">
              <w:rPr>
                <w:rFonts w:ascii="Arial" w:hAnsi="Arial" w:cs="Arial"/>
                <w:sz w:val="18"/>
                <w:szCs w:val="18"/>
                <w:lang w:val="en-GB"/>
              </w:rPr>
              <w:t>6 : border stripe</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312986A" w14:textId="77777777" w:rsidR="00823210" w:rsidRPr="004253C0"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B6DE356" w14:textId="77777777" w:rsidR="00823210" w:rsidRPr="0057264D" w:rsidRDefault="00823210" w:rsidP="00823210">
            <w:pPr>
              <w:spacing w:line="259" w:lineRule="auto"/>
              <w:rPr>
                <w:rFonts w:ascii="Arial" w:hAnsi="Arial" w:cs="Arial"/>
                <w:sz w:val="22"/>
                <w:szCs w:val="22"/>
                <w:lang w:val="en-GB"/>
              </w:rPr>
            </w:pPr>
            <w:r w:rsidRPr="004253C0">
              <w:rPr>
                <w:rFonts w:ascii="Arial" w:hAnsi="Arial" w:cs="Arial"/>
                <w:sz w:val="18"/>
                <w:szCs w:val="22"/>
                <w:lang w:val="en-GB"/>
              </w:rPr>
              <w:t xml:space="preserve">0,1  </w:t>
            </w:r>
            <w:r w:rsidRPr="00C54ABA">
              <w:rPr>
                <w:rFonts w:ascii="Arial" w:hAnsi="Arial" w:cs="Arial"/>
                <w:sz w:val="18"/>
                <w:szCs w:val="22"/>
                <w:vertAlign w:val="superscript"/>
                <w:lang w:val="en-GB"/>
              </w:rPr>
              <w:t>†</w:t>
            </w:r>
            <w:r w:rsidRPr="00C54ABA">
              <w:rPr>
                <w:rFonts w:ascii="Arial" w:hAnsi="Arial" w:cs="Arial"/>
                <w:sz w:val="18"/>
                <w:szCs w:val="22"/>
                <w:lang w:val="en-GB"/>
              </w:rPr>
              <w:t xml:space="preserve"> </w:t>
            </w:r>
          </w:p>
        </w:tc>
      </w:tr>
      <w:tr w:rsidR="00823210" w:rsidRPr="0057264D" w14:paraId="2069A4AB" w14:textId="77777777" w:rsidTr="00694B49">
        <w:trPr>
          <w:trHeight w:val="751"/>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1F8636A6"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condition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AEB4B41"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(CONDTN)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2FB2EB5C" w14:textId="77777777" w:rsidR="00823210" w:rsidRPr="00B63849" w:rsidRDefault="00823210" w:rsidP="00243516">
            <w:pPr>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1 : under construction</w:t>
            </w:r>
          </w:p>
          <w:p w14:paraId="7DFBEDBA"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2 : ruined</w:t>
            </w:r>
          </w:p>
          <w:p w14:paraId="44DBF972" w14:textId="77777777" w:rsidR="00823210" w:rsidRPr="007B7F2B" w:rsidRDefault="00823210" w:rsidP="00243516">
            <w:pPr>
              <w:spacing w:line="259" w:lineRule="auto"/>
              <w:rPr>
                <w:rFonts w:ascii="Arial" w:hAnsi="Arial" w:cs="Arial"/>
                <w:sz w:val="22"/>
                <w:szCs w:val="22"/>
                <w:lang w:val="en-GB"/>
              </w:rPr>
            </w:pPr>
            <w:r>
              <w:rPr>
                <w:rFonts w:ascii="Arial" w:hAnsi="Arial" w:cs="Arial"/>
                <w:sz w:val="18"/>
                <w:szCs w:val="22"/>
                <w:lang w:val="en-GB"/>
              </w:rPr>
              <w:t>3 : under reclamation</w:t>
            </w:r>
          </w:p>
          <w:p w14:paraId="45FD7470" w14:textId="77777777" w:rsidR="00823210" w:rsidRPr="00561E3F" w:rsidRDefault="00823210" w:rsidP="00243516">
            <w:pPr>
              <w:spacing w:line="259" w:lineRule="auto"/>
              <w:rPr>
                <w:rFonts w:ascii="Arial" w:hAnsi="Arial" w:cs="Arial"/>
                <w:sz w:val="22"/>
                <w:szCs w:val="22"/>
                <w:lang w:val="en-GB"/>
              </w:rPr>
            </w:pPr>
            <w:r w:rsidRPr="00561E3F">
              <w:rPr>
                <w:rFonts w:ascii="Arial" w:hAnsi="Arial" w:cs="Arial"/>
                <w:sz w:val="18"/>
                <w:szCs w:val="22"/>
                <w:lang w:val="en-GB"/>
              </w:rPr>
              <w:t xml:space="preserve">5 : planned construction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768C75A" w14:textId="77777777" w:rsidR="00823210" w:rsidRPr="003B3BE9"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9B4994A" w14:textId="77777777" w:rsidR="00823210" w:rsidRPr="004253C0" w:rsidRDefault="00823210" w:rsidP="00823210">
            <w:pPr>
              <w:spacing w:line="259" w:lineRule="auto"/>
              <w:rPr>
                <w:rFonts w:ascii="Arial" w:hAnsi="Arial" w:cs="Arial"/>
                <w:sz w:val="22"/>
                <w:szCs w:val="22"/>
                <w:lang w:val="en-GB"/>
              </w:rPr>
            </w:pPr>
            <w:r w:rsidRPr="004253C0">
              <w:rPr>
                <w:rFonts w:ascii="Arial" w:hAnsi="Arial" w:cs="Arial"/>
                <w:sz w:val="18"/>
                <w:szCs w:val="22"/>
                <w:lang w:val="en-GB"/>
              </w:rPr>
              <w:t xml:space="preserve">0,1 </w:t>
            </w:r>
          </w:p>
        </w:tc>
      </w:tr>
      <w:tr w:rsidR="00823210" w:rsidRPr="0057264D" w14:paraId="76A4D0FE" w14:textId="77777777" w:rsidTr="00694B49">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0FDF0678"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feature name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A07F4F8"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1E4DC3F5" w14:textId="77777777" w:rsidR="00823210" w:rsidRPr="006807FD" w:rsidRDefault="00823210" w:rsidP="00243516">
            <w:pPr>
              <w:spacing w:line="259" w:lineRule="auto"/>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_Ref173306712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2.5.8</w:t>
            </w:r>
            <w:r>
              <w:rPr>
                <w:rFonts w:ascii="Arial" w:hAnsi="Arial" w:cs="Arial"/>
                <w:sz w:val="18"/>
                <w:szCs w:val="22"/>
                <w:lang w:val="en-GB"/>
              </w:rPr>
              <w:fldChar w:fldCharType="end"/>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8635D34"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6FB6D82" w14:textId="77777777" w:rsidR="00823210" w:rsidRPr="00561E3F"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 </w:t>
            </w:r>
          </w:p>
        </w:tc>
      </w:tr>
      <w:tr w:rsidR="00823210" w:rsidRPr="0057264D" w14:paraId="72BDDBF9" w14:textId="77777777" w:rsidTr="00694B49">
        <w:trPr>
          <w:trHeight w:val="338"/>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2BF28607"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language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120C87A6"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5BC9B43" w14:textId="77777777" w:rsidR="00823210" w:rsidRPr="006807FD" w:rsidRDefault="00823210" w:rsidP="00243516">
            <w:pPr>
              <w:spacing w:line="259" w:lineRule="auto"/>
              <w:rPr>
                <w:rFonts w:ascii="Arial" w:hAnsi="Arial" w:cs="Arial"/>
                <w:sz w:val="22"/>
                <w:szCs w:val="22"/>
                <w:lang w:val="en-GB"/>
              </w:rPr>
            </w:pPr>
            <w:r w:rsidRPr="003625E9">
              <w:rPr>
                <w:rFonts w:ascii="Arial" w:hAnsi="Arial" w:cs="Arial"/>
                <w:sz w:val="18"/>
                <w:szCs w:val="22"/>
                <w:lang w:val="en-GB"/>
              </w:rPr>
              <w:t xml:space="preserve">ISO 639-2/T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F9D1668"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8716F0B" w14:textId="77777777" w:rsidR="00823210" w:rsidRPr="00561E3F"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54ABC2F2" w14:textId="77777777" w:rsidTr="00694B49">
        <w:trPr>
          <w:trHeight w:val="542"/>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78ACDDA2"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name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1ABF8B90"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i/>
                <w:sz w:val="18"/>
                <w:szCs w:val="22"/>
                <w:lang w:val="en-GB"/>
              </w:rPr>
              <w:t xml:space="preserve">(OBJNAM) </w:t>
            </w:r>
          </w:p>
          <w:p w14:paraId="4159C298" w14:textId="77777777" w:rsidR="00823210" w:rsidRPr="006515C4" w:rsidRDefault="00823210" w:rsidP="00823210">
            <w:pPr>
              <w:spacing w:line="259" w:lineRule="auto"/>
              <w:rPr>
                <w:rFonts w:ascii="Arial" w:hAnsi="Arial" w:cs="Arial"/>
                <w:sz w:val="22"/>
                <w:szCs w:val="22"/>
                <w:lang w:val="en-GB"/>
              </w:rPr>
            </w:pPr>
            <w:r w:rsidRPr="003625E9">
              <w:rPr>
                <w:rFonts w:ascii="Arial" w:hAnsi="Arial" w:cs="Arial"/>
                <w:i/>
                <w:sz w:val="18"/>
                <w:szCs w:val="22"/>
                <w:lang w:val="en-GB"/>
              </w:rPr>
              <w:t>(NOBJNM)</w:t>
            </w:r>
            <w:r w:rsidRPr="006807FD">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2B8B0C4C" w14:textId="77777777" w:rsidR="00823210" w:rsidRPr="00561E3F" w:rsidRDefault="00823210" w:rsidP="00243516">
            <w:pPr>
              <w:spacing w:line="259" w:lineRule="auto"/>
              <w:rPr>
                <w:rFonts w:ascii="Arial" w:hAnsi="Arial" w:cs="Arial"/>
                <w:sz w:val="22"/>
                <w:szCs w:val="22"/>
                <w:lang w:val="en-GB"/>
              </w:rPr>
            </w:pPr>
            <w:r w:rsidRPr="007B7F2B">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063999A"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8086230" w14:textId="77777777" w:rsidR="00823210" w:rsidRPr="004253C0"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 xml:space="preserve">1,1 </w:t>
            </w:r>
          </w:p>
        </w:tc>
      </w:tr>
      <w:tr w:rsidR="00823210" w:rsidRPr="0057264D" w14:paraId="62C522C7" w14:textId="77777777" w:rsidTr="00694B49">
        <w:trPr>
          <w:trHeight w:val="510"/>
        </w:trPr>
        <w:tc>
          <w:tcPr>
            <w:tcW w:w="3682" w:type="dxa"/>
            <w:gridSpan w:val="3"/>
            <w:tcBorders>
              <w:top w:val="single" w:sz="4" w:space="0" w:color="000000"/>
              <w:left w:val="single" w:sz="4" w:space="0" w:color="000000"/>
              <w:right w:val="single" w:sz="4" w:space="0" w:color="000000"/>
            </w:tcBorders>
            <w:shd w:val="clear" w:color="auto" w:fill="auto"/>
          </w:tcPr>
          <w:p w14:paraId="5C62B340"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name usage </w:t>
            </w:r>
          </w:p>
        </w:tc>
        <w:tc>
          <w:tcPr>
            <w:tcW w:w="1544" w:type="dxa"/>
            <w:gridSpan w:val="2"/>
            <w:tcBorders>
              <w:top w:val="single" w:sz="4" w:space="0" w:color="000000"/>
              <w:left w:val="single" w:sz="4" w:space="0" w:color="000000"/>
              <w:right w:val="single" w:sz="4" w:space="0" w:color="000000"/>
            </w:tcBorders>
            <w:shd w:val="clear" w:color="auto" w:fill="auto"/>
          </w:tcPr>
          <w:p w14:paraId="51838952"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i/>
                <w:sz w:val="18"/>
                <w:szCs w:val="22"/>
                <w:lang w:val="en-GB"/>
              </w:rPr>
              <w:t xml:space="preserve"> </w:t>
            </w:r>
          </w:p>
        </w:tc>
        <w:tc>
          <w:tcPr>
            <w:tcW w:w="2546" w:type="dxa"/>
            <w:gridSpan w:val="3"/>
            <w:tcBorders>
              <w:top w:val="single" w:sz="4" w:space="0" w:color="000000"/>
              <w:left w:val="single" w:sz="4" w:space="0" w:color="000000"/>
              <w:right w:val="single" w:sz="4" w:space="0" w:color="000000"/>
            </w:tcBorders>
            <w:shd w:val="clear" w:color="auto" w:fill="auto"/>
          </w:tcPr>
          <w:p w14:paraId="3E37FE48" w14:textId="77777777" w:rsidR="00823210" w:rsidRPr="00B63849" w:rsidRDefault="00823210" w:rsidP="00243516">
            <w:pPr>
              <w:spacing w:before="60"/>
              <w:rPr>
                <w:rFonts w:ascii="Arial" w:hAnsi="Arial" w:cs="Arial"/>
                <w:sz w:val="18"/>
                <w:szCs w:val="18"/>
                <w:lang w:val="en-GB"/>
              </w:rPr>
            </w:pPr>
            <w:r w:rsidRPr="00B63849">
              <w:rPr>
                <w:rFonts w:ascii="Arial" w:hAnsi="Arial" w:cs="Arial"/>
                <w:sz w:val="18"/>
                <w:szCs w:val="18"/>
                <w:lang w:val="en-GB"/>
              </w:rPr>
              <w:t xml:space="preserve">1 : </w:t>
            </w:r>
            <w:r>
              <w:rPr>
                <w:rFonts w:ascii="Arial" w:hAnsi="Arial" w:cs="Arial"/>
                <w:sz w:val="18"/>
                <w:szCs w:val="18"/>
                <w:lang w:val="en-GB"/>
              </w:rPr>
              <w:t>default name display</w:t>
            </w:r>
          </w:p>
          <w:p w14:paraId="0522F4CA" w14:textId="77777777" w:rsidR="00823210" w:rsidRPr="006807FD" w:rsidRDefault="00823210" w:rsidP="00243516">
            <w:pPr>
              <w:spacing w:line="259" w:lineRule="auto"/>
              <w:rPr>
                <w:rFonts w:ascii="Arial" w:hAnsi="Arial" w:cs="Arial"/>
                <w:sz w:val="22"/>
                <w:szCs w:val="22"/>
                <w:lang w:val="en-GB"/>
              </w:rPr>
            </w:pPr>
            <w:r w:rsidRPr="00B63849">
              <w:rPr>
                <w:rFonts w:ascii="Arial" w:hAnsi="Arial" w:cs="Arial"/>
                <w:sz w:val="18"/>
                <w:szCs w:val="18"/>
                <w:lang w:val="en-GB"/>
              </w:rPr>
              <w:t xml:space="preserve">2 : </w:t>
            </w:r>
            <w:r>
              <w:rPr>
                <w:rFonts w:ascii="Arial" w:hAnsi="Arial" w:cs="Arial"/>
                <w:sz w:val="18"/>
                <w:szCs w:val="18"/>
                <w:lang w:val="en-GB"/>
              </w:rPr>
              <w:t>alternate name display</w:t>
            </w:r>
          </w:p>
        </w:tc>
        <w:tc>
          <w:tcPr>
            <w:tcW w:w="853" w:type="dxa"/>
            <w:tcBorders>
              <w:top w:val="single" w:sz="4" w:space="0" w:color="000000"/>
              <w:left w:val="single" w:sz="4" w:space="0" w:color="000000"/>
              <w:right w:val="single" w:sz="4" w:space="0" w:color="000000"/>
            </w:tcBorders>
            <w:shd w:val="clear" w:color="auto" w:fill="auto"/>
          </w:tcPr>
          <w:p w14:paraId="29159AB0"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(S) EN </w:t>
            </w:r>
          </w:p>
        </w:tc>
        <w:tc>
          <w:tcPr>
            <w:tcW w:w="1385" w:type="dxa"/>
            <w:tcBorders>
              <w:top w:val="single" w:sz="4" w:space="0" w:color="000000"/>
              <w:left w:val="single" w:sz="4" w:space="0" w:color="000000"/>
              <w:right w:val="single" w:sz="4" w:space="0" w:color="000000"/>
            </w:tcBorders>
            <w:shd w:val="clear" w:color="auto" w:fill="auto"/>
          </w:tcPr>
          <w:p w14:paraId="3CDC1958"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561E3F">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6AF202A5"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3FD41604" w14:textId="77777777" w:rsidR="00823210" w:rsidRPr="00694B49" w:rsidRDefault="00823210" w:rsidP="00823210">
            <w:pPr>
              <w:spacing w:line="259" w:lineRule="auto"/>
              <w:rPr>
                <w:rFonts w:ascii="Arial" w:hAnsi="Arial" w:cs="Arial"/>
                <w:i/>
                <w:sz w:val="22"/>
                <w:szCs w:val="22"/>
                <w:lang w:val="en-GB"/>
              </w:rPr>
            </w:pPr>
            <w:r w:rsidRPr="00694B49">
              <w:rPr>
                <w:rFonts w:ascii="Arial" w:hAnsi="Arial" w:cs="Arial"/>
                <w:i/>
                <w:sz w:val="18"/>
                <w:szCs w:val="22"/>
                <w:lang w:val="en-GB"/>
              </w:rPr>
              <w:t xml:space="preserve">fixed date range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65D7C9B"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B822865" w14:textId="77777777" w:rsidR="00823210" w:rsidRPr="003625E9" w:rsidRDefault="00823210" w:rsidP="00243516">
            <w:pPr>
              <w:spacing w:line="259" w:lineRule="auto"/>
              <w:rPr>
                <w:rFonts w:ascii="Arial" w:hAnsi="Arial" w:cs="Arial"/>
                <w:sz w:val="22"/>
                <w:szCs w:val="22"/>
                <w:lang w:val="en-GB"/>
              </w:rPr>
            </w:pPr>
            <w:r w:rsidRPr="00513D48">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_Ref173306729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2.4.8</w:t>
            </w:r>
            <w:r>
              <w:rPr>
                <w:rFonts w:ascii="Arial" w:hAnsi="Arial" w:cs="Arial"/>
                <w:sz w:val="18"/>
                <w:szCs w:val="22"/>
                <w:lang w:val="en-GB"/>
              </w:rPr>
              <w:fldChar w:fldCharType="end"/>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B545541" w14:textId="77777777" w:rsidR="00823210" w:rsidRPr="006807FD" w:rsidRDefault="00823210" w:rsidP="00823210">
            <w:pPr>
              <w:spacing w:line="259" w:lineRule="auto"/>
              <w:rPr>
                <w:rFonts w:ascii="Arial" w:hAnsi="Arial" w:cs="Arial"/>
                <w:sz w:val="22"/>
                <w:szCs w:val="22"/>
                <w:lang w:val="en-GB"/>
              </w:rPr>
            </w:pPr>
            <w:r w:rsidRPr="003625E9">
              <w:rPr>
                <w:rFonts w:ascii="Arial" w:hAnsi="Arial" w:cs="Arial"/>
                <w:sz w:val="18"/>
                <w:szCs w:val="22"/>
                <w:lang w:val="en-GB"/>
              </w:rPr>
              <w:t xml:space="preserve">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D5758B0"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0,1 </w:t>
            </w:r>
          </w:p>
        </w:tc>
      </w:tr>
      <w:tr w:rsidR="00823210" w:rsidRPr="0057264D" w14:paraId="72F34AE4"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15C624F"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date end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0345FF8"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(DATEND)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64527CD1" w14:textId="77777777" w:rsidR="00823210" w:rsidRPr="006807FD" w:rsidRDefault="00823210" w:rsidP="00243516">
            <w:pPr>
              <w:spacing w:line="259" w:lineRule="auto"/>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B8B41F4"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(S) TD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86E1A4A"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561E3F">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7B709B65" w14:textId="77777777" w:rsidTr="00694B49">
        <w:tblPrEx>
          <w:tblCellMar>
            <w:top w:w="10" w:type="dxa"/>
            <w:bottom w:w="5" w:type="dxa"/>
            <w:right w:w="73" w:type="dxa"/>
          </w:tblCellMar>
        </w:tblPrEx>
        <w:trPr>
          <w:trHeight w:val="338"/>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7A8D0E00" w14:textId="77777777" w:rsidR="00823210" w:rsidRPr="00513D48"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date start</w:t>
            </w:r>
            <w:r w:rsidRPr="001E6FE9">
              <w:rPr>
                <w:rFonts w:ascii="Arial" w:hAnsi="Arial" w:cs="Arial"/>
                <w:sz w:val="18"/>
                <w:szCs w:val="22"/>
                <w:lang w:val="en-GB"/>
              </w:rPr>
              <w:t xml:space="preserv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105F1BE6" w14:textId="77777777" w:rsidR="00823210" w:rsidRPr="003625E9" w:rsidRDefault="00823210" w:rsidP="00823210">
            <w:pPr>
              <w:spacing w:line="259" w:lineRule="auto"/>
              <w:rPr>
                <w:rFonts w:ascii="Arial" w:hAnsi="Arial" w:cs="Arial"/>
                <w:sz w:val="22"/>
                <w:szCs w:val="22"/>
                <w:lang w:val="en-GB"/>
              </w:rPr>
            </w:pPr>
            <w:r w:rsidRPr="003625E9">
              <w:rPr>
                <w:rFonts w:ascii="Arial" w:hAnsi="Arial" w:cs="Arial"/>
                <w:sz w:val="18"/>
                <w:szCs w:val="22"/>
                <w:lang w:val="en-GB"/>
              </w:rPr>
              <w:t xml:space="preserve">(DATSTA)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2BBE10CF" w14:textId="77777777" w:rsidR="00823210" w:rsidRPr="006515C4" w:rsidRDefault="00823210" w:rsidP="00243516">
            <w:pPr>
              <w:spacing w:line="259" w:lineRule="auto"/>
              <w:rPr>
                <w:rFonts w:ascii="Arial" w:hAnsi="Arial" w:cs="Arial"/>
                <w:sz w:val="22"/>
                <w:szCs w:val="22"/>
                <w:lang w:val="en-GB"/>
              </w:rPr>
            </w:pPr>
            <w:r w:rsidRPr="006807FD">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597AF44" w14:textId="77777777" w:rsidR="00823210" w:rsidRPr="00561E3F" w:rsidRDefault="00823210" w:rsidP="00823210">
            <w:pPr>
              <w:spacing w:line="259" w:lineRule="auto"/>
              <w:rPr>
                <w:rFonts w:ascii="Arial" w:hAnsi="Arial" w:cs="Arial"/>
                <w:sz w:val="22"/>
                <w:szCs w:val="22"/>
                <w:lang w:val="en-GB"/>
              </w:rPr>
            </w:pPr>
            <w:r w:rsidRPr="007B7F2B">
              <w:rPr>
                <w:rFonts w:ascii="Arial" w:hAnsi="Arial" w:cs="Arial"/>
                <w:sz w:val="18"/>
                <w:szCs w:val="22"/>
                <w:lang w:val="en-GB"/>
              </w:rPr>
              <w:t xml:space="preserve">(S) TD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72B83EB" w14:textId="77777777" w:rsidR="00823210" w:rsidRPr="004253C0"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3B3BE9">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7E51D279"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2A066768" w14:textId="77777777" w:rsidR="00823210" w:rsidRPr="00694B49" w:rsidRDefault="00823210" w:rsidP="00823210">
            <w:pPr>
              <w:spacing w:line="259" w:lineRule="auto"/>
              <w:rPr>
                <w:rFonts w:ascii="Arial" w:hAnsi="Arial" w:cs="Arial"/>
                <w:i/>
                <w:sz w:val="22"/>
                <w:szCs w:val="22"/>
                <w:lang w:val="en-GB"/>
              </w:rPr>
            </w:pPr>
            <w:r w:rsidRPr="00694B49">
              <w:rPr>
                <w:rFonts w:ascii="Arial" w:hAnsi="Arial" w:cs="Arial"/>
                <w:i/>
                <w:sz w:val="18"/>
                <w:szCs w:val="22"/>
                <w:lang w:val="en-GB"/>
              </w:rPr>
              <w:t xml:space="preserve">height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52B9C20B"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(HEIGHT)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3B5601DA" w14:textId="77777777" w:rsidR="00823210" w:rsidRPr="003625E9" w:rsidRDefault="00823210" w:rsidP="00243516">
            <w:pPr>
              <w:spacing w:line="259" w:lineRule="auto"/>
              <w:rPr>
                <w:rFonts w:ascii="Arial" w:hAnsi="Arial" w:cs="Arial"/>
                <w:sz w:val="22"/>
                <w:szCs w:val="22"/>
                <w:lang w:val="en-GB"/>
              </w:rPr>
            </w:pPr>
            <w:r w:rsidRPr="00513D48">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D91EA93" w14:textId="77777777" w:rsidR="00823210" w:rsidRPr="006807FD" w:rsidRDefault="00823210" w:rsidP="00823210">
            <w:pPr>
              <w:spacing w:line="259" w:lineRule="auto"/>
              <w:rPr>
                <w:rFonts w:ascii="Arial" w:hAnsi="Arial" w:cs="Arial"/>
                <w:sz w:val="22"/>
                <w:szCs w:val="22"/>
                <w:lang w:val="en-GB"/>
              </w:rPr>
            </w:pPr>
            <w:r w:rsidRPr="003625E9">
              <w:rPr>
                <w:rFonts w:ascii="Arial" w:hAnsi="Arial" w:cs="Arial"/>
                <w:sz w:val="18"/>
                <w:szCs w:val="22"/>
                <w:lang w:val="en-GB"/>
              </w:rPr>
              <w:t xml:space="preserve">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1E0F634"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0,1 </w:t>
            </w:r>
          </w:p>
        </w:tc>
      </w:tr>
      <w:tr w:rsidR="00823210" w:rsidRPr="0057264D" w14:paraId="7300D909"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240464E5" w14:textId="77777777" w:rsidR="00823210" w:rsidRPr="00D056DE" w:rsidRDefault="00823210" w:rsidP="00823210">
            <w:pPr>
              <w:spacing w:line="259" w:lineRule="auto"/>
              <w:rPr>
                <w:rFonts w:ascii="Arial" w:hAnsi="Arial" w:cs="Arial"/>
                <w:i/>
                <w:sz w:val="18"/>
                <w:szCs w:val="22"/>
                <w:lang w:val="en-GB"/>
              </w:rPr>
            </w:pPr>
            <w:r w:rsidRPr="00B63849">
              <w:rPr>
                <w:rFonts w:ascii="Arial" w:hAnsi="Arial" w:cs="Arial"/>
                <w:sz w:val="18"/>
                <w:szCs w:val="18"/>
                <w:lang w:val="en-GB"/>
              </w:rPr>
              <w:t>interoperability identifier</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579F5F1C" w14:textId="77777777" w:rsidR="00823210" w:rsidRPr="0057264D" w:rsidRDefault="00823210" w:rsidP="00823210">
            <w:pPr>
              <w:spacing w:line="259" w:lineRule="auto"/>
              <w:rPr>
                <w:rFonts w:ascii="Arial" w:hAnsi="Arial" w:cs="Arial"/>
                <w:sz w:val="18"/>
                <w:szCs w:val="22"/>
                <w:lang w:val="en-GB"/>
              </w:rPr>
            </w:pP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18109EAC" w14:textId="77777777" w:rsidR="00823210" w:rsidRPr="00513D48" w:rsidRDefault="00823210" w:rsidP="00243516">
            <w:pPr>
              <w:spacing w:line="259" w:lineRule="auto"/>
              <w:rPr>
                <w:rFonts w:ascii="Arial" w:hAnsi="Arial" w:cs="Arial"/>
                <w:sz w:val="18"/>
                <w:szCs w:val="22"/>
                <w:lang w:val="en-GB"/>
              </w:rPr>
            </w:pPr>
            <w:r w:rsidRPr="00B63849">
              <w:rPr>
                <w:rFonts w:ascii="Arial" w:hAnsi="Arial" w:cs="Arial"/>
                <w:sz w:val="18"/>
                <w:szCs w:val="18"/>
                <w:lang w:val="en-GB"/>
              </w:rPr>
              <w:t xml:space="preserve">MRN (see clause </w:t>
            </w:r>
            <w:r>
              <w:rPr>
                <w:rFonts w:ascii="Arial" w:hAnsi="Arial" w:cs="Arial"/>
                <w:sz w:val="18"/>
                <w:szCs w:val="18"/>
                <w:lang w:val="en-GB"/>
              </w:rPr>
              <w:fldChar w:fldCharType="begin"/>
            </w:r>
            <w:r>
              <w:rPr>
                <w:rFonts w:ascii="Arial" w:hAnsi="Arial" w:cs="Arial"/>
                <w:sz w:val="18"/>
                <w:szCs w:val="18"/>
                <w:lang w:val="en-GB"/>
              </w:rPr>
              <w:instrText xml:space="preserve"> REF _Ref188624436 \r \h </w:instrText>
            </w:r>
            <w:r>
              <w:rPr>
                <w:rFonts w:ascii="Arial" w:hAnsi="Arial" w:cs="Arial"/>
                <w:sz w:val="18"/>
                <w:szCs w:val="18"/>
                <w:lang w:val="en-GB"/>
              </w:rPr>
            </w:r>
            <w:r>
              <w:rPr>
                <w:rFonts w:ascii="Arial" w:hAnsi="Arial" w:cs="Arial"/>
                <w:sz w:val="18"/>
                <w:szCs w:val="18"/>
                <w:lang w:val="en-GB"/>
              </w:rPr>
              <w:fldChar w:fldCharType="separate"/>
            </w:r>
            <w:r>
              <w:rPr>
                <w:rFonts w:ascii="Arial" w:hAnsi="Arial" w:cs="Arial"/>
                <w:sz w:val="18"/>
                <w:szCs w:val="18"/>
                <w:lang w:val="en-GB"/>
              </w:rPr>
              <w:t>27.158</w:t>
            </w:r>
            <w:r>
              <w:rPr>
                <w:rFonts w:ascii="Arial" w:hAnsi="Arial" w:cs="Arial"/>
                <w:sz w:val="18"/>
                <w:szCs w:val="18"/>
                <w:lang w:val="en-GB"/>
              </w:rPr>
              <w:fldChar w:fldCharType="end"/>
            </w:r>
            <w:r w:rsidRPr="00B63849">
              <w:rPr>
                <w:rFonts w:ascii="Arial" w:hAnsi="Arial" w:cs="Arial"/>
                <w:sz w:val="18"/>
                <w:szCs w:val="18"/>
                <w:lang w:val="en-GB"/>
              </w:rPr>
              <w:t>)</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50A3FCBB" w14:textId="77777777" w:rsidR="00823210" w:rsidRPr="003625E9" w:rsidRDefault="00823210" w:rsidP="00823210">
            <w:pPr>
              <w:spacing w:line="259" w:lineRule="auto"/>
              <w:rPr>
                <w:rFonts w:ascii="Arial" w:hAnsi="Arial" w:cs="Arial"/>
                <w:sz w:val="18"/>
                <w:szCs w:val="22"/>
                <w:lang w:val="en-GB"/>
              </w:rPr>
            </w:pPr>
            <w:r>
              <w:rPr>
                <w:rFonts w:ascii="Arial" w:hAnsi="Arial" w:cs="Arial"/>
                <w:sz w:val="18"/>
                <w:szCs w:val="18"/>
                <w:lang w:val="en-GB"/>
              </w:rPr>
              <w:t>URN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E238061" w14:textId="77777777" w:rsidR="00823210" w:rsidRPr="006515C4" w:rsidRDefault="00823210" w:rsidP="00823210">
            <w:pPr>
              <w:spacing w:line="259" w:lineRule="auto"/>
              <w:rPr>
                <w:rFonts w:ascii="Arial" w:hAnsi="Arial" w:cs="Arial"/>
                <w:sz w:val="18"/>
                <w:szCs w:val="22"/>
                <w:lang w:val="en-GB"/>
              </w:rPr>
            </w:pPr>
            <w:r w:rsidRPr="00B63849">
              <w:rPr>
                <w:rFonts w:ascii="Arial" w:hAnsi="Arial" w:cs="Arial"/>
                <w:sz w:val="18"/>
                <w:szCs w:val="18"/>
                <w:lang w:val="en-GB"/>
              </w:rPr>
              <w:t>0,1</w:t>
            </w:r>
          </w:p>
        </w:tc>
      </w:tr>
      <w:tr w:rsidR="00823210" w:rsidRPr="0057264D" w14:paraId="146E42A3" w14:textId="77777777" w:rsidTr="00694B49">
        <w:tblPrEx>
          <w:tblCellMar>
            <w:top w:w="10" w:type="dxa"/>
            <w:bottom w:w="5" w:type="dxa"/>
            <w:right w:w="73" w:type="dxa"/>
          </w:tblCellMar>
        </w:tblPrEx>
        <w:trPr>
          <w:trHeight w:val="116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02931945" w14:textId="77777777" w:rsidR="00823210" w:rsidRPr="00694B49" w:rsidRDefault="00823210" w:rsidP="00823210">
            <w:pPr>
              <w:spacing w:line="259" w:lineRule="auto"/>
              <w:rPr>
                <w:rFonts w:ascii="Arial" w:hAnsi="Arial" w:cs="Arial"/>
                <w:i/>
                <w:sz w:val="22"/>
                <w:szCs w:val="22"/>
                <w:lang w:val="en-GB"/>
              </w:rPr>
            </w:pPr>
            <w:r w:rsidRPr="00694B49">
              <w:rPr>
                <w:rFonts w:ascii="Arial" w:hAnsi="Arial" w:cs="Arial"/>
                <w:i/>
                <w:sz w:val="18"/>
                <w:szCs w:val="22"/>
                <w:lang w:val="en-GB"/>
              </w:rPr>
              <w:t xml:space="preserve">nature of construction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03D2E3A"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(NATCON)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26234FD3" w14:textId="77777777" w:rsidR="00823210" w:rsidRPr="00B63849" w:rsidRDefault="00823210" w:rsidP="00243516">
            <w:pPr>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1 : masonry</w:t>
            </w:r>
          </w:p>
          <w:p w14:paraId="33BA1996"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2 : concreted</w:t>
            </w:r>
          </w:p>
          <w:p w14:paraId="0574515C"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6 : wooden</w:t>
            </w:r>
          </w:p>
          <w:p w14:paraId="5A61DCEF"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7 : metal</w:t>
            </w:r>
          </w:p>
          <w:p w14:paraId="7765A499" w14:textId="77777777" w:rsidR="00823210" w:rsidRPr="003B3BE9" w:rsidRDefault="00823210" w:rsidP="00243516">
            <w:pPr>
              <w:spacing w:line="259" w:lineRule="auto"/>
              <w:rPr>
                <w:rFonts w:ascii="Arial" w:hAnsi="Arial" w:cs="Arial"/>
                <w:sz w:val="22"/>
                <w:szCs w:val="22"/>
                <w:lang w:val="en-GB"/>
              </w:rPr>
            </w:pPr>
            <w:r w:rsidRPr="00B63849">
              <w:rPr>
                <w:rFonts w:ascii="Arial" w:hAnsi="Arial" w:cs="Arial"/>
                <w:sz w:val="18"/>
                <w:szCs w:val="18"/>
                <w:lang w:val="en-GB"/>
              </w:rPr>
              <w:t>11 : latticed</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1687161" w14:textId="77777777" w:rsidR="00823210" w:rsidRPr="004253C0" w:rsidRDefault="00823210" w:rsidP="00823210">
            <w:pPr>
              <w:spacing w:line="259" w:lineRule="auto"/>
              <w:rPr>
                <w:rFonts w:ascii="Arial" w:hAnsi="Arial" w:cs="Arial"/>
                <w:sz w:val="22"/>
                <w:szCs w:val="22"/>
                <w:lang w:val="en-GB"/>
              </w:rPr>
            </w:pPr>
            <w:r w:rsidRPr="004253C0">
              <w:rPr>
                <w:rFonts w:ascii="Arial" w:hAnsi="Arial" w:cs="Arial"/>
                <w:sz w:val="18"/>
                <w:szCs w:val="22"/>
                <w:lang w:val="en-GB"/>
              </w:rPr>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ED24A03" w14:textId="77777777" w:rsidR="00823210" w:rsidRPr="00C54ABA" w:rsidRDefault="00823210" w:rsidP="00823210">
            <w:pPr>
              <w:spacing w:line="259" w:lineRule="auto"/>
              <w:rPr>
                <w:rFonts w:ascii="Arial" w:hAnsi="Arial" w:cs="Arial"/>
                <w:sz w:val="22"/>
                <w:szCs w:val="22"/>
                <w:lang w:val="en-GB"/>
              </w:rPr>
            </w:pPr>
            <w:r w:rsidRPr="00C54ABA">
              <w:rPr>
                <w:rFonts w:ascii="Arial" w:hAnsi="Arial" w:cs="Arial"/>
                <w:sz w:val="18"/>
                <w:szCs w:val="22"/>
                <w:lang w:val="en-GB"/>
              </w:rPr>
              <w:t xml:space="preserve">0,* </w:t>
            </w:r>
          </w:p>
        </w:tc>
      </w:tr>
      <w:tr w:rsidR="00823210" w:rsidRPr="0057264D" w14:paraId="2CAE661D"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4FF301E"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opening bridge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CE5E4FD"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i/>
                <w:sz w:val="18"/>
                <w:szCs w:val="22"/>
                <w:lang w:val="en-GB"/>
              </w:rPr>
              <w:t xml:space="preserve">(CATBRG)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0A8E7B94" w14:textId="77777777" w:rsidR="00823210" w:rsidRPr="006807FD" w:rsidRDefault="00823210" w:rsidP="00243516">
            <w:pPr>
              <w:spacing w:line="259" w:lineRule="auto"/>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727A30D"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BO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6A6EBBC"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561E3F">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6A441AAB"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39901FB5" w14:textId="77777777" w:rsidR="00823210" w:rsidRPr="00694B49" w:rsidRDefault="00823210" w:rsidP="00823210">
            <w:pPr>
              <w:spacing w:line="259" w:lineRule="auto"/>
              <w:rPr>
                <w:rFonts w:ascii="Arial" w:hAnsi="Arial" w:cs="Arial"/>
                <w:i/>
                <w:sz w:val="22"/>
                <w:szCs w:val="22"/>
                <w:lang w:val="en-GB"/>
              </w:rPr>
            </w:pPr>
            <w:r w:rsidRPr="00694B49">
              <w:rPr>
                <w:rFonts w:ascii="Arial" w:hAnsi="Arial" w:cs="Arial"/>
                <w:i/>
                <w:sz w:val="18"/>
                <w:szCs w:val="22"/>
                <w:lang w:val="en-GB"/>
              </w:rPr>
              <w:t xml:space="preserve">radar conspicuous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91D2CEE"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(CONRAD)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1F519FEC" w14:textId="77777777" w:rsidR="00823210" w:rsidRPr="003625E9" w:rsidRDefault="00823210" w:rsidP="00243516">
            <w:pPr>
              <w:spacing w:line="259" w:lineRule="auto"/>
              <w:rPr>
                <w:rFonts w:ascii="Arial" w:hAnsi="Arial" w:cs="Arial"/>
                <w:sz w:val="22"/>
                <w:szCs w:val="22"/>
                <w:lang w:val="en-GB"/>
              </w:rPr>
            </w:pPr>
            <w:r w:rsidRPr="00513D48">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970E512" w14:textId="77777777" w:rsidR="00823210" w:rsidRPr="006807FD" w:rsidRDefault="00823210" w:rsidP="00823210">
            <w:pPr>
              <w:spacing w:line="259" w:lineRule="auto"/>
              <w:rPr>
                <w:rFonts w:ascii="Arial" w:hAnsi="Arial" w:cs="Arial"/>
                <w:sz w:val="22"/>
                <w:szCs w:val="22"/>
                <w:lang w:val="en-GB"/>
              </w:rPr>
            </w:pPr>
            <w:r w:rsidRPr="003625E9">
              <w:rPr>
                <w:rFonts w:ascii="Arial" w:hAnsi="Arial" w:cs="Arial"/>
                <w:sz w:val="18"/>
                <w:szCs w:val="22"/>
                <w:lang w:val="en-GB"/>
              </w:rPr>
              <w:t xml:space="preserve">BO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B10B031"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0,1 </w:t>
            </w:r>
          </w:p>
        </w:tc>
      </w:tr>
      <w:tr w:rsidR="00823210" w:rsidRPr="0057264D" w14:paraId="5B79C2E5" w14:textId="77777777" w:rsidTr="00694B49">
        <w:tblPrEx>
          <w:tblCellMar>
            <w:top w:w="10" w:type="dxa"/>
            <w:bottom w:w="5" w:type="dxa"/>
            <w:right w:w="73" w:type="dxa"/>
          </w:tblCellMar>
        </w:tblPrEx>
        <w:trPr>
          <w:trHeight w:val="339"/>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51C00E47" w14:textId="77777777" w:rsidR="00823210" w:rsidRPr="00513D48"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lastRenderedPageBreak/>
              <w:t>reported d</w:t>
            </w:r>
            <w:r w:rsidRPr="001E6FE9">
              <w:rPr>
                <w:rFonts w:ascii="Arial" w:hAnsi="Arial" w:cs="Arial"/>
                <w:sz w:val="18"/>
                <w:szCs w:val="22"/>
                <w:lang w:val="en-GB"/>
              </w:rPr>
              <w:t xml:space="preserve">ate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FF092CF" w14:textId="77777777" w:rsidR="00823210" w:rsidRPr="003625E9" w:rsidRDefault="00823210" w:rsidP="00823210">
            <w:pPr>
              <w:spacing w:line="259" w:lineRule="auto"/>
              <w:rPr>
                <w:rFonts w:ascii="Arial" w:hAnsi="Arial" w:cs="Arial"/>
                <w:sz w:val="22"/>
                <w:szCs w:val="22"/>
                <w:lang w:val="en-GB"/>
              </w:rPr>
            </w:pPr>
            <w:r w:rsidRPr="003625E9">
              <w:rPr>
                <w:rFonts w:ascii="Arial" w:hAnsi="Arial" w:cs="Arial"/>
                <w:i/>
                <w:sz w:val="18"/>
                <w:szCs w:val="22"/>
                <w:lang w:val="en-GB"/>
              </w:rPr>
              <w:t xml:space="preserve">(SORDAT)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5B3CE0F2" w14:textId="77777777" w:rsidR="00823210" w:rsidRPr="006515C4" w:rsidRDefault="00823210" w:rsidP="00243516">
            <w:pPr>
              <w:spacing w:line="259" w:lineRule="auto"/>
              <w:rPr>
                <w:rFonts w:ascii="Arial" w:hAnsi="Arial" w:cs="Arial"/>
                <w:sz w:val="22"/>
                <w:szCs w:val="22"/>
                <w:lang w:val="en-GB"/>
              </w:rPr>
            </w:pPr>
            <w:r w:rsidRPr="006807FD">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_Ref173306791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2.4.8</w:t>
            </w:r>
            <w:r>
              <w:rPr>
                <w:rFonts w:ascii="Arial" w:hAnsi="Arial" w:cs="Arial"/>
                <w:sz w:val="18"/>
                <w:szCs w:val="22"/>
                <w:lang w:val="en-GB"/>
              </w:rPr>
              <w:fldChar w:fldCharType="end"/>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98E8446" w14:textId="77777777" w:rsidR="00823210" w:rsidRPr="00561E3F" w:rsidRDefault="00823210" w:rsidP="00823210">
            <w:pPr>
              <w:spacing w:line="259" w:lineRule="auto"/>
              <w:rPr>
                <w:rFonts w:ascii="Arial" w:hAnsi="Arial" w:cs="Arial"/>
                <w:sz w:val="22"/>
                <w:szCs w:val="22"/>
                <w:lang w:val="en-GB"/>
              </w:rPr>
            </w:pPr>
            <w:r w:rsidRPr="007B7F2B">
              <w:rPr>
                <w:rFonts w:ascii="Arial" w:hAnsi="Arial" w:cs="Arial"/>
                <w:sz w:val="18"/>
                <w:szCs w:val="22"/>
                <w:lang w:val="en-GB"/>
              </w:rPr>
              <w:t xml:space="preserve">TD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B753B88"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42AC99D6" w14:textId="77777777" w:rsidTr="00694B49">
        <w:tblPrEx>
          <w:tblCellMar>
            <w:top w:w="10" w:type="dxa"/>
            <w:bottom w:w="5" w:type="dxa"/>
            <w:right w:w="73" w:type="dxa"/>
          </w:tblCellMar>
        </w:tblPrEx>
        <w:trPr>
          <w:trHeight w:val="1373"/>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936BA02" w14:textId="77777777" w:rsidR="00823210" w:rsidRPr="00694B49" w:rsidRDefault="00823210" w:rsidP="00823210">
            <w:pPr>
              <w:spacing w:line="259" w:lineRule="auto"/>
              <w:rPr>
                <w:rFonts w:ascii="Arial" w:hAnsi="Arial" w:cs="Arial"/>
                <w:i/>
                <w:sz w:val="22"/>
                <w:szCs w:val="22"/>
                <w:lang w:val="en-GB"/>
              </w:rPr>
            </w:pPr>
            <w:r w:rsidRPr="00694B49">
              <w:rPr>
                <w:rFonts w:ascii="Arial" w:hAnsi="Arial" w:cs="Arial"/>
                <w:i/>
                <w:sz w:val="18"/>
                <w:szCs w:val="22"/>
                <w:lang w:val="en-GB"/>
              </w:rPr>
              <w:t xml:space="preserve">status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38AD15D"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(STATUS)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2F8ED98B" w14:textId="77777777" w:rsidR="00823210" w:rsidRPr="00B63849" w:rsidRDefault="00823210" w:rsidP="00243516">
            <w:pPr>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1 : permanent</w:t>
            </w:r>
          </w:p>
          <w:p w14:paraId="163C6D9C"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2 : occasional</w:t>
            </w:r>
          </w:p>
          <w:p w14:paraId="2745B16C" w14:textId="77777777" w:rsidR="00823210" w:rsidRPr="00B63849" w:rsidRDefault="00823210" w:rsidP="00243516">
            <w:pPr>
              <w:autoSpaceDE w:val="0"/>
              <w:autoSpaceDN w:val="0"/>
              <w:adjustRightInd w:val="0"/>
              <w:rPr>
                <w:rFonts w:ascii="Arial" w:hAnsi="Arial" w:cs="Arial"/>
                <w:strike/>
                <w:sz w:val="18"/>
                <w:szCs w:val="18"/>
                <w:lang w:val="en-GB"/>
              </w:rPr>
            </w:pPr>
            <w:r w:rsidRPr="00B63849">
              <w:rPr>
                <w:rFonts w:ascii="Arial" w:hAnsi="Arial" w:cs="Arial"/>
                <w:sz w:val="18"/>
                <w:szCs w:val="18"/>
                <w:lang w:val="en-GB"/>
              </w:rPr>
              <w:t>4 : not in use</w:t>
            </w:r>
          </w:p>
          <w:p w14:paraId="37B4351B"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5 : periodic/intermittent</w:t>
            </w:r>
          </w:p>
          <w:p w14:paraId="1766217B"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7 : temporary</w:t>
            </w:r>
          </w:p>
          <w:p w14:paraId="441F28E6" w14:textId="77777777" w:rsidR="00823210" w:rsidRPr="004253C0" w:rsidRDefault="00823210" w:rsidP="00243516">
            <w:pPr>
              <w:spacing w:line="259" w:lineRule="auto"/>
              <w:rPr>
                <w:rFonts w:ascii="Arial" w:hAnsi="Arial" w:cs="Arial"/>
                <w:sz w:val="22"/>
                <w:szCs w:val="22"/>
                <w:lang w:val="en-GB"/>
              </w:rPr>
            </w:pPr>
            <w:r w:rsidRPr="00B63849">
              <w:rPr>
                <w:rFonts w:ascii="Arial" w:hAnsi="Arial" w:cs="Arial"/>
                <w:sz w:val="18"/>
                <w:szCs w:val="18"/>
                <w:lang w:val="en-GB"/>
              </w:rPr>
              <w:t>12 : illuminated</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7A70E8C0" w14:textId="77777777" w:rsidR="00823210" w:rsidRPr="00C54ABA" w:rsidRDefault="00823210" w:rsidP="00823210">
            <w:pPr>
              <w:spacing w:line="259" w:lineRule="auto"/>
              <w:rPr>
                <w:rFonts w:ascii="Arial" w:hAnsi="Arial" w:cs="Arial"/>
                <w:sz w:val="22"/>
                <w:szCs w:val="22"/>
                <w:lang w:val="en-GB"/>
              </w:rPr>
            </w:pPr>
            <w:r w:rsidRPr="00C54ABA">
              <w:rPr>
                <w:rFonts w:ascii="Arial" w:hAnsi="Arial" w:cs="Arial"/>
                <w:sz w:val="18"/>
                <w:szCs w:val="22"/>
                <w:lang w:val="en-GB"/>
              </w:rPr>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89E0EDA"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0,* </w:t>
            </w:r>
          </w:p>
        </w:tc>
      </w:tr>
      <w:tr w:rsidR="00823210" w:rsidRPr="0057264D" w14:paraId="3F20C34D" w14:textId="77777777" w:rsidTr="00694B49">
        <w:tblPrEx>
          <w:tblCellMar>
            <w:top w:w="10" w:type="dxa"/>
            <w:bottom w:w="5" w:type="dxa"/>
            <w:right w:w="73" w:type="dxa"/>
          </w:tblCellMar>
        </w:tblPrEx>
        <w:trPr>
          <w:trHeight w:val="749"/>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72967C02" w14:textId="77777777" w:rsidR="00823210" w:rsidRPr="00694B49" w:rsidRDefault="00823210" w:rsidP="00823210">
            <w:pPr>
              <w:spacing w:line="259" w:lineRule="auto"/>
              <w:rPr>
                <w:rFonts w:ascii="Arial" w:hAnsi="Arial" w:cs="Arial"/>
                <w:i/>
                <w:sz w:val="22"/>
                <w:szCs w:val="22"/>
                <w:lang w:val="en-GB"/>
              </w:rPr>
            </w:pPr>
            <w:r w:rsidRPr="00694B49">
              <w:rPr>
                <w:rFonts w:ascii="Arial" w:hAnsi="Arial" w:cs="Arial"/>
                <w:i/>
                <w:sz w:val="18"/>
                <w:szCs w:val="22"/>
                <w:lang w:val="en-GB"/>
              </w:rPr>
              <w:t xml:space="preserve">visual prominence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12204DB1"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(CONVIS)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7C51479A" w14:textId="77777777" w:rsidR="00823210" w:rsidRPr="00B63849" w:rsidRDefault="00823210" w:rsidP="00243516">
            <w:pPr>
              <w:tabs>
                <w:tab w:val="center" w:pos="1576"/>
              </w:tabs>
              <w:autoSpaceDE w:val="0"/>
              <w:autoSpaceDN w:val="0"/>
              <w:adjustRightInd w:val="0"/>
              <w:spacing w:before="60"/>
              <w:rPr>
                <w:rFonts w:ascii="Arial" w:hAnsi="Arial" w:cs="Arial"/>
                <w:sz w:val="18"/>
                <w:szCs w:val="18"/>
                <w:lang w:val="en-GB"/>
              </w:rPr>
            </w:pPr>
            <w:r w:rsidRPr="00B63849">
              <w:rPr>
                <w:rFonts w:ascii="Arial" w:hAnsi="Arial" w:cs="Arial"/>
                <w:sz w:val="18"/>
                <w:szCs w:val="18"/>
                <w:lang w:val="en-GB"/>
              </w:rPr>
              <w:t>1 : visually conspicuous</w:t>
            </w:r>
          </w:p>
          <w:p w14:paraId="5534EA03" w14:textId="77777777" w:rsidR="00823210" w:rsidRPr="00B63849" w:rsidRDefault="00823210" w:rsidP="00243516">
            <w:pPr>
              <w:autoSpaceDE w:val="0"/>
              <w:autoSpaceDN w:val="0"/>
              <w:adjustRightInd w:val="0"/>
              <w:rPr>
                <w:rFonts w:ascii="Arial" w:hAnsi="Arial" w:cs="Arial"/>
                <w:sz w:val="18"/>
                <w:szCs w:val="18"/>
                <w:lang w:val="en-GB"/>
              </w:rPr>
            </w:pPr>
            <w:r w:rsidRPr="00B63849">
              <w:rPr>
                <w:rFonts w:ascii="Arial" w:hAnsi="Arial" w:cs="Arial"/>
                <w:sz w:val="18"/>
                <w:szCs w:val="18"/>
                <w:lang w:val="en-GB"/>
              </w:rPr>
              <w:t>2 : not visually conspicuous</w:t>
            </w:r>
          </w:p>
          <w:p w14:paraId="6A0253B9" w14:textId="77777777" w:rsidR="00823210" w:rsidRPr="007B7F2B" w:rsidRDefault="00823210" w:rsidP="00243516">
            <w:pPr>
              <w:spacing w:line="259" w:lineRule="auto"/>
              <w:rPr>
                <w:rFonts w:ascii="Arial" w:hAnsi="Arial" w:cs="Arial"/>
                <w:sz w:val="22"/>
                <w:szCs w:val="22"/>
                <w:lang w:val="en-GB"/>
              </w:rPr>
            </w:pPr>
            <w:r w:rsidRPr="00B63849">
              <w:rPr>
                <w:rFonts w:ascii="Arial" w:hAnsi="Arial" w:cs="Arial"/>
                <w:sz w:val="18"/>
                <w:szCs w:val="18"/>
                <w:lang w:val="en-GB"/>
              </w:rPr>
              <w:t>3 : prominent</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7652C9DA" w14:textId="77777777" w:rsidR="00823210" w:rsidRPr="00561E3F"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EN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116B4BE" w14:textId="77777777" w:rsidR="00823210" w:rsidRPr="003B3BE9"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 xml:space="preserve">0,1 </w:t>
            </w:r>
          </w:p>
        </w:tc>
      </w:tr>
      <w:tr w:rsidR="00823210" w:rsidRPr="0057264D" w14:paraId="1FB781C6" w14:textId="77777777" w:rsidTr="00694B49">
        <w:tblPrEx>
          <w:tblCellMar>
            <w:top w:w="10" w:type="dxa"/>
            <w:bottom w:w="5" w:type="dxa"/>
            <w:right w:w="73" w:type="dxa"/>
          </w:tblCellMar>
        </w:tblPrEx>
        <w:trPr>
          <w:trHeight w:val="338"/>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6F1387D"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scale minimum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F10F33E"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(SCAMIN)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58507793" w14:textId="77777777" w:rsidR="00823210" w:rsidRPr="00823210" w:rsidRDefault="00823210" w:rsidP="00243516">
            <w:pPr>
              <w:pStyle w:val="Default"/>
              <w:rPr>
                <w:sz w:val="19"/>
                <w:szCs w:val="19"/>
                <w:lang w:val="en-US"/>
              </w:rPr>
            </w:pPr>
            <w:r w:rsidRPr="00823210">
              <w:rPr>
                <w:sz w:val="19"/>
                <w:szCs w:val="19"/>
                <w:lang w:val="en-US"/>
              </w:rPr>
              <w:t xml:space="preserve">[EUR: 90000; US: 300000] </w:t>
            </w:r>
          </w:p>
          <w:p w14:paraId="22082B61" w14:textId="77777777" w:rsidR="00823210" w:rsidRPr="006807FD" w:rsidRDefault="00823210" w:rsidP="00243516">
            <w:pPr>
              <w:spacing w:line="259" w:lineRule="auto"/>
              <w:rPr>
                <w:rFonts w:ascii="Arial" w:hAnsi="Arial" w:cs="Arial"/>
                <w:sz w:val="22"/>
                <w:szCs w:val="22"/>
                <w:lang w:val="en-GB"/>
              </w:rPr>
            </w:pPr>
            <w:r>
              <w:rPr>
                <w:rFonts w:ascii="Arial" w:hAnsi="Arial" w:cs="Arial"/>
                <w:sz w:val="18"/>
                <w:szCs w:val="22"/>
                <w:lang w:val="en-GB"/>
              </w:rPr>
              <w:t>or s</w:t>
            </w:r>
            <w:r w:rsidRPr="003625E9">
              <w:rPr>
                <w:rFonts w:ascii="Arial" w:hAnsi="Arial" w:cs="Arial"/>
                <w:sz w:val="18"/>
                <w:szCs w:val="22"/>
                <w:lang w:val="en-GB"/>
              </w:rPr>
              <w:t xml:space="preserve">ee clause </w:t>
            </w:r>
            <w:r>
              <w:rPr>
                <w:rFonts w:ascii="Arial" w:hAnsi="Arial" w:cs="Arial"/>
                <w:sz w:val="18"/>
                <w:szCs w:val="22"/>
                <w:lang w:val="en-GB"/>
              </w:rPr>
              <w:fldChar w:fldCharType="begin"/>
            </w:r>
            <w:r>
              <w:rPr>
                <w:rFonts w:ascii="Arial" w:hAnsi="Arial" w:cs="Arial"/>
                <w:sz w:val="18"/>
                <w:szCs w:val="22"/>
                <w:lang w:val="en-GB"/>
              </w:rPr>
              <w:instrText xml:space="preserve"> REF _Ref173306849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2.5.9</w:t>
            </w:r>
            <w:r>
              <w:rPr>
                <w:rFonts w:ascii="Arial" w:hAnsi="Arial" w:cs="Arial"/>
                <w:sz w:val="18"/>
                <w:szCs w:val="22"/>
                <w:lang w:val="en-GB"/>
              </w:rPr>
              <w:fldChar w:fldCharType="end"/>
            </w: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E74EE13"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IN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6DE0D77"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1</w:t>
            </w:r>
            <w:r w:rsidRPr="003B3BE9">
              <w:rPr>
                <w:rFonts w:ascii="Arial" w:hAnsi="Arial" w:cs="Arial"/>
                <w:sz w:val="18"/>
                <w:szCs w:val="22"/>
                <w:lang w:val="en-GB"/>
              </w:rPr>
              <w:t xml:space="preserve">,1 </w:t>
            </w:r>
          </w:p>
        </w:tc>
      </w:tr>
      <w:tr w:rsidR="00823210" w:rsidRPr="0057264D" w14:paraId="1B72470F"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5DFA3FDA"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information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4706D81"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4825C980" w14:textId="77777777" w:rsidR="00823210" w:rsidRPr="006807FD" w:rsidRDefault="00823210" w:rsidP="00243516">
            <w:pPr>
              <w:spacing w:line="259" w:lineRule="auto"/>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_Ref158209276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2.4.6</w:t>
            </w:r>
            <w:r>
              <w:rPr>
                <w:rFonts w:ascii="Arial" w:hAnsi="Arial" w:cs="Arial"/>
                <w:sz w:val="18"/>
                <w:szCs w:val="22"/>
                <w:lang w:val="en-GB"/>
              </w:rPr>
              <w:fldChar w:fldCharType="end"/>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CB012F5"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9D42A94" w14:textId="77777777" w:rsidR="00823210" w:rsidRPr="00561E3F"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 </w:t>
            </w:r>
          </w:p>
        </w:tc>
      </w:tr>
      <w:tr w:rsidR="00823210" w:rsidRPr="0057264D" w14:paraId="1E8FA322" w14:textId="77777777" w:rsidTr="00694B49">
        <w:tblPrEx>
          <w:tblCellMar>
            <w:top w:w="10" w:type="dxa"/>
            <w:bottom w:w="5" w:type="dxa"/>
            <w:right w:w="73" w:type="dxa"/>
          </w:tblCellMar>
        </w:tblPrEx>
        <w:trPr>
          <w:trHeight w:val="338"/>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0A1CD562"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file locator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F32B64B"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27881CBC" w14:textId="77777777" w:rsidR="00823210" w:rsidRPr="006807FD" w:rsidRDefault="00823210" w:rsidP="00243516">
            <w:pPr>
              <w:spacing w:line="259" w:lineRule="auto"/>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BC328B2"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8FD0AAE" w14:textId="77777777" w:rsidR="00823210" w:rsidRPr="00561E3F"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53D9B404" w14:textId="77777777" w:rsidTr="00694B49">
        <w:tblPrEx>
          <w:tblCellMar>
            <w:top w:w="10" w:type="dxa"/>
            <w:bottom w:w="5" w:type="dxa"/>
            <w:right w:w="73" w:type="dxa"/>
          </w:tblCellMar>
        </w:tblPrEx>
        <w:trPr>
          <w:trHeight w:val="543"/>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077214D0"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file reference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E9531A6"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i/>
                <w:sz w:val="18"/>
                <w:szCs w:val="22"/>
                <w:lang w:val="en-GB"/>
              </w:rPr>
              <w:t xml:space="preserve">(TXTDSC) </w:t>
            </w:r>
          </w:p>
          <w:p w14:paraId="7C9E8F15" w14:textId="77777777" w:rsidR="00823210" w:rsidRPr="006515C4" w:rsidRDefault="00823210" w:rsidP="00823210">
            <w:pPr>
              <w:spacing w:line="259" w:lineRule="auto"/>
              <w:rPr>
                <w:rFonts w:ascii="Arial" w:hAnsi="Arial" w:cs="Arial"/>
                <w:sz w:val="22"/>
                <w:szCs w:val="22"/>
                <w:lang w:val="en-GB"/>
              </w:rPr>
            </w:pPr>
            <w:r w:rsidRPr="003625E9">
              <w:rPr>
                <w:rFonts w:ascii="Arial" w:hAnsi="Arial" w:cs="Arial"/>
                <w:i/>
                <w:sz w:val="18"/>
                <w:szCs w:val="22"/>
                <w:lang w:val="en-GB"/>
              </w:rPr>
              <w:t>(NTXTDS)</w:t>
            </w:r>
            <w:r w:rsidRPr="006807FD">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69E41A67" w14:textId="77777777" w:rsidR="00823210" w:rsidRPr="00561E3F" w:rsidRDefault="00823210" w:rsidP="00243516">
            <w:pPr>
              <w:spacing w:line="259" w:lineRule="auto"/>
              <w:rPr>
                <w:rFonts w:ascii="Arial" w:hAnsi="Arial" w:cs="Arial"/>
                <w:sz w:val="22"/>
                <w:szCs w:val="22"/>
                <w:lang w:val="en-GB"/>
              </w:rPr>
            </w:pPr>
            <w:r w:rsidRPr="007B7F2B">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ED5D255"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BF2FCD2" w14:textId="77777777" w:rsidR="00823210" w:rsidRPr="00C54ABA"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 xml:space="preserve">0,1  </w:t>
            </w:r>
            <w:r w:rsidRPr="004253C0">
              <w:rPr>
                <w:rFonts w:ascii="Arial" w:hAnsi="Arial" w:cs="Arial"/>
                <w:sz w:val="18"/>
                <w:szCs w:val="22"/>
                <w:vertAlign w:val="superscript"/>
                <w:lang w:val="en-GB"/>
              </w:rPr>
              <w:t>†</w:t>
            </w:r>
            <w:r w:rsidRPr="004253C0">
              <w:rPr>
                <w:rFonts w:ascii="Arial" w:hAnsi="Arial" w:cs="Arial"/>
                <w:sz w:val="18"/>
                <w:szCs w:val="22"/>
                <w:lang w:val="en-GB"/>
              </w:rPr>
              <w:t xml:space="preserve"> </w:t>
            </w:r>
          </w:p>
        </w:tc>
      </w:tr>
      <w:tr w:rsidR="00823210" w:rsidRPr="0057264D" w14:paraId="602BB2A9" w14:textId="77777777" w:rsidTr="00694B49">
        <w:tblPrEx>
          <w:tblCellMar>
            <w:top w:w="10" w:type="dxa"/>
            <w:bottom w:w="5" w:type="dxa"/>
            <w:right w:w="73" w:type="dxa"/>
          </w:tblCellMar>
        </w:tblPrEx>
        <w:trPr>
          <w:trHeight w:val="338"/>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1DBF257"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headline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DECDB3B"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12A3484B" w14:textId="77777777" w:rsidR="00823210" w:rsidRPr="006807FD" w:rsidRDefault="00823210" w:rsidP="00243516">
            <w:pPr>
              <w:spacing w:line="259" w:lineRule="auto"/>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D192144"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81DF422" w14:textId="77777777" w:rsidR="00823210" w:rsidRPr="00561E3F"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405EBDBA"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0771F655" w14:textId="77777777" w:rsidR="00823210" w:rsidRPr="00513D48"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la</w:t>
            </w:r>
            <w:r w:rsidRPr="001E6FE9">
              <w:rPr>
                <w:rFonts w:ascii="Arial" w:hAnsi="Arial" w:cs="Arial"/>
                <w:sz w:val="18"/>
                <w:szCs w:val="22"/>
                <w:lang w:val="en-GB"/>
              </w:rPr>
              <w:t xml:space="preserve">nguage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A03D4CD" w14:textId="77777777" w:rsidR="00823210" w:rsidRPr="003625E9" w:rsidRDefault="00823210" w:rsidP="00823210">
            <w:pPr>
              <w:spacing w:line="259" w:lineRule="auto"/>
              <w:rPr>
                <w:rFonts w:ascii="Arial" w:hAnsi="Arial" w:cs="Arial"/>
                <w:sz w:val="22"/>
                <w:szCs w:val="22"/>
                <w:lang w:val="en-GB"/>
              </w:rPr>
            </w:pPr>
            <w:r w:rsidRPr="003625E9">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40077F9C" w14:textId="77777777" w:rsidR="00823210" w:rsidRPr="006515C4" w:rsidRDefault="00823210" w:rsidP="00243516">
            <w:pPr>
              <w:spacing w:line="259" w:lineRule="auto"/>
              <w:rPr>
                <w:rFonts w:ascii="Arial" w:hAnsi="Arial" w:cs="Arial"/>
                <w:sz w:val="22"/>
                <w:szCs w:val="22"/>
                <w:lang w:val="en-GB"/>
              </w:rPr>
            </w:pPr>
            <w:r w:rsidRPr="006807FD">
              <w:rPr>
                <w:rFonts w:ascii="Arial" w:hAnsi="Arial" w:cs="Arial"/>
                <w:sz w:val="18"/>
                <w:szCs w:val="22"/>
                <w:lang w:val="en-GB"/>
              </w:rPr>
              <w:t xml:space="preserve">ISO 639-2/T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7AB753EB" w14:textId="77777777" w:rsidR="00823210" w:rsidRPr="00561E3F" w:rsidRDefault="00823210" w:rsidP="00823210">
            <w:pPr>
              <w:spacing w:line="259" w:lineRule="auto"/>
              <w:rPr>
                <w:rFonts w:ascii="Arial" w:hAnsi="Arial" w:cs="Arial"/>
                <w:sz w:val="22"/>
                <w:szCs w:val="22"/>
                <w:lang w:val="en-GB"/>
              </w:rPr>
            </w:pPr>
            <w:r w:rsidRPr="007B7F2B">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61B4CD0"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11F6F3CC" w14:textId="77777777" w:rsidTr="00694B49">
        <w:tblPrEx>
          <w:tblCellMar>
            <w:top w:w="10" w:type="dxa"/>
            <w:bottom w:w="5" w:type="dxa"/>
            <w:right w:w="73" w:type="dxa"/>
          </w:tblCellMar>
        </w:tblPrEx>
        <w:trPr>
          <w:trHeight w:val="545"/>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0DA14D35"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     text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01BAC6B"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i/>
                <w:sz w:val="18"/>
                <w:szCs w:val="22"/>
                <w:lang w:val="en-GB"/>
              </w:rPr>
              <w:t xml:space="preserve">(INFORM) </w:t>
            </w:r>
          </w:p>
          <w:p w14:paraId="40B24742" w14:textId="77777777" w:rsidR="00823210" w:rsidRPr="006515C4" w:rsidRDefault="00823210" w:rsidP="00823210">
            <w:pPr>
              <w:spacing w:line="259" w:lineRule="auto"/>
              <w:rPr>
                <w:rFonts w:ascii="Arial" w:hAnsi="Arial" w:cs="Arial"/>
                <w:sz w:val="22"/>
                <w:szCs w:val="22"/>
                <w:lang w:val="en-GB"/>
              </w:rPr>
            </w:pPr>
            <w:r w:rsidRPr="003625E9">
              <w:rPr>
                <w:rFonts w:ascii="Arial" w:hAnsi="Arial" w:cs="Arial"/>
                <w:i/>
                <w:sz w:val="18"/>
                <w:szCs w:val="22"/>
                <w:lang w:val="en-GB"/>
              </w:rPr>
              <w:t>(NINFOM)</w:t>
            </w:r>
            <w:r w:rsidRPr="006807FD">
              <w:rPr>
                <w:rFonts w:ascii="Arial" w:hAnsi="Arial" w:cs="Arial"/>
                <w:sz w:val="18"/>
                <w:szCs w:val="22"/>
                <w:lang w:val="en-GB"/>
              </w:rPr>
              <w:t xml:space="preserve">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12648646" w14:textId="77777777" w:rsidR="00823210" w:rsidRPr="00561E3F" w:rsidRDefault="00823210" w:rsidP="00243516">
            <w:pPr>
              <w:spacing w:line="259" w:lineRule="auto"/>
              <w:rPr>
                <w:rFonts w:ascii="Arial" w:hAnsi="Arial" w:cs="Arial"/>
                <w:sz w:val="22"/>
                <w:szCs w:val="22"/>
                <w:lang w:val="en-GB"/>
              </w:rPr>
            </w:pPr>
            <w:r w:rsidRPr="007B7F2B">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57FDE62"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5831CDD" w14:textId="77777777" w:rsidR="00823210" w:rsidRPr="00C54ABA"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 xml:space="preserve">0,1  </w:t>
            </w:r>
            <w:r w:rsidRPr="004253C0">
              <w:rPr>
                <w:rFonts w:ascii="Arial" w:hAnsi="Arial" w:cs="Arial"/>
                <w:sz w:val="18"/>
                <w:szCs w:val="22"/>
                <w:vertAlign w:val="superscript"/>
                <w:lang w:val="en-GB"/>
              </w:rPr>
              <w:t>†</w:t>
            </w:r>
            <w:r w:rsidRPr="004253C0">
              <w:rPr>
                <w:rFonts w:ascii="Arial" w:hAnsi="Arial" w:cs="Arial"/>
                <w:sz w:val="18"/>
                <w:szCs w:val="22"/>
                <w:lang w:val="en-GB"/>
              </w:rPr>
              <w:t xml:space="preserve"> </w:t>
            </w:r>
          </w:p>
        </w:tc>
      </w:tr>
      <w:tr w:rsidR="00823210" w:rsidRPr="0057264D" w14:paraId="63A76BBE"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49F3A4B6"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pictorial representation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302BE86"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sz w:val="18"/>
                <w:szCs w:val="22"/>
                <w:lang w:val="en-GB"/>
              </w:rPr>
              <w:t xml:space="preserve">(PICREP) </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3B53DD71" w14:textId="77777777" w:rsidR="00823210" w:rsidRPr="006807FD" w:rsidRDefault="00823210" w:rsidP="00243516">
            <w:pPr>
              <w:spacing w:line="259" w:lineRule="auto"/>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_Ref173306834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2.4.12.2</w:t>
            </w:r>
            <w:r>
              <w:rPr>
                <w:rFonts w:ascii="Arial" w:hAnsi="Arial" w:cs="Arial"/>
                <w:sz w:val="18"/>
                <w:szCs w:val="22"/>
                <w:lang w:val="en-GB"/>
              </w:rPr>
              <w:fldChar w:fldCharType="end"/>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B630BD3"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sz w:val="18"/>
                <w:szCs w:val="22"/>
                <w:lang w:val="en-GB"/>
              </w:rPr>
              <w:t xml:space="preserve">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1C953FA" w14:textId="77777777" w:rsidR="00823210" w:rsidRPr="00561E3F"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5D50AF30"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28DD54A2" w14:textId="77777777" w:rsidR="00823210" w:rsidRPr="0057264D" w:rsidRDefault="00823210" w:rsidP="00823210">
            <w:pPr>
              <w:spacing w:line="259" w:lineRule="auto"/>
              <w:rPr>
                <w:rFonts w:ascii="Arial" w:hAnsi="Arial" w:cs="Arial"/>
                <w:sz w:val="18"/>
                <w:szCs w:val="22"/>
                <w:lang w:val="en-GB"/>
              </w:rPr>
            </w:pPr>
            <w:r>
              <w:rPr>
                <w:rFonts w:ascii="Arial" w:hAnsi="Arial" w:cs="Arial"/>
                <w:sz w:val="18"/>
              </w:rPr>
              <w:t>UN Location Code</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E0480F3"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rPr>
              <w:t>(</w:t>
            </w:r>
            <w:proofErr w:type="spellStart"/>
            <w:r>
              <w:rPr>
                <w:rFonts w:ascii="Arial" w:hAnsi="Arial" w:cs="Arial"/>
                <w:sz w:val="18"/>
              </w:rPr>
              <w:t>unlocd</w:t>
            </w:r>
            <w:proofErr w:type="spellEnd"/>
            <w:r>
              <w:rPr>
                <w:rFonts w:ascii="Arial" w:hAnsi="Arial" w:cs="Arial"/>
                <w:sz w:val="18"/>
              </w:rPr>
              <w:t>)</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1DD3C9AA" w14:textId="77777777" w:rsidR="00823210" w:rsidRPr="003625E9" w:rsidRDefault="00823210" w:rsidP="00243516">
            <w:pPr>
              <w:spacing w:line="259" w:lineRule="auto"/>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0EC3B00" w14:textId="77777777" w:rsidR="00823210" w:rsidRPr="006515C4" w:rsidRDefault="00823210" w:rsidP="00823210">
            <w:pPr>
              <w:spacing w:line="259" w:lineRule="auto"/>
              <w:rPr>
                <w:rFonts w:ascii="Arial" w:hAnsi="Arial" w:cs="Arial"/>
                <w:sz w:val="18"/>
                <w:szCs w:val="22"/>
                <w:lang w:val="en-GB"/>
              </w:rPr>
            </w:pPr>
            <w:r>
              <w:rPr>
                <w:rFonts w:ascii="Arial" w:hAnsi="Arial" w:cs="Arial"/>
                <w:sz w:val="18"/>
              </w:rPr>
              <w:t>TE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1A04A56" w14:textId="77777777" w:rsidR="00823210" w:rsidRPr="00561E3F" w:rsidRDefault="00823210" w:rsidP="00823210">
            <w:pPr>
              <w:spacing w:line="259" w:lineRule="auto"/>
              <w:rPr>
                <w:rFonts w:ascii="Arial" w:hAnsi="Arial" w:cs="Arial"/>
                <w:sz w:val="18"/>
                <w:szCs w:val="22"/>
                <w:lang w:val="en-GB"/>
              </w:rPr>
            </w:pPr>
            <w:r>
              <w:rPr>
                <w:rFonts w:ascii="Arial" w:hAnsi="Arial" w:cs="Arial"/>
                <w:sz w:val="18"/>
              </w:rPr>
              <w:t>0, 1</w:t>
            </w:r>
          </w:p>
        </w:tc>
      </w:tr>
      <w:tr w:rsidR="00823210" w:rsidRPr="0057264D" w14:paraId="0A4A0282"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7B5DBE7E" w14:textId="77777777" w:rsidR="00823210" w:rsidRPr="0057264D" w:rsidRDefault="00823210" w:rsidP="00823210">
            <w:pPr>
              <w:spacing w:line="259" w:lineRule="auto"/>
              <w:rPr>
                <w:rFonts w:ascii="Arial" w:hAnsi="Arial" w:cs="Arial"/>
                <w:sz w:val="18"/>
                <w:szCs w:val="22"/>
                <w:lang w:val="en-GB"/>
              </w:rPr>
            </w:pPr>
            <w:r>
              <w:rPr>
                <w:rFonts w:ascii="Arial" w:hAnsi="Arial" w:cs="Arial"/>
                <w:sz w:val="18"/>
              </w:rPr>
              <w:t xml:space="preserve">Horizontal </w:t>
            </w:r>
            <w:proofErr w:type="spellStart"/>
            <w:r>
              <w:rPr>
                <w:rFonts w:ascii="Arial" w:hAnsi="Arial" w:cs="Arial"/>
                <w:sz w:val="18"/>
              </w:rPr>
              <w:t>Distance</w:t>
            </w:r>
            <w:proofErr w:type="spellEnd"/>
            <w:r>
              <w:rPr>
                <w:rFonts w:ascii="Arial" w:hAnsi="Arial" w:cs="Arial"/>
                <w:sz w:val="18"/>
              </w:rPr>
              <w:t xml:space="preserve"> </w:t>
            </w:r>
            <w:proofErr w:type="spellStart"/>
            <w:r>
              <w:rPr>
                <w:rFonts w:ascii="Arial" w:hAnsi="Arial" w:cs="Arial"/>
                <w:sz w:val="18"/>
              </w:rPr>
              <w:t>Uncertainty</w:t>
            </w:r>
            <w:proofErr w:type="spellEnd"/>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5661E3DB"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rPr>
              <w:t>(HORACC)</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46F1A9C" w14:textId="77777777" w:rsidR="00823210" w:rsidRPr="003625E9" w:rsidRDefault="00823210" w:rsidP="00243516">
            <w:pPr>
              <w:spacing w:line="259" w:lineRule="auto"/>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1.54</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55C822D" w14:textId="77777777" w:rsidR="00823210" w:rsidRPr="006515C4" w:rsidRDefault="00823210" w:rsidP="00823210">
            <w:pPr>
              <w:spacing w:line="259" w:lineRule="auto"/>
              <w:rPr>
                <w:rFonts w:ascii="Arial" w:hAnsi="Arial" w:cs="Arial"/>
                <w:sz w:val="18"/>
                <w:szCs w:val="22"/>
                <w:lang w:val="en-GB"/>
              </w:rPr>
            </w:pPr>
            <w:r>
              <w:rPr>
                <w:rFonts w:ascii="Arial" w:hAnsi="Arial" w:cs="Arial"/>
                <w:sz w:val="18"/>
              </w:rPr>
              <w:t>RE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8FAD855" w14:textId="77777777" w:rsidR="00823210" w:rsidRPr="00561E3F" w:rsidRDefault="00823210" w:rsidP="00823210">
            <w:pPr>
              <w:spacing w:line="259" w:lineRule="auto"/>
              <w:rPr>
                <w:rFonts w:ascii="Arial" w:hAnsi="Arial" w:cs="Arial"/>
                <w:sz w:val="18"/>
                <w:szCs w:val="22"/>
                <w:lang w:val="en-GB"/>
              </w:rPr>
            </w:pPr>
            <w:r>
              <w:rPr>
                <w:rFonts w:ascii="Arial" w:hAnsi="Arial" w:cs="Arial"/>
                <w:sz w:val="18"/>
              </w:rPr>
              <w:t>0, 1</w:t>
            </w:r>
          </w:p>
        </w:tc>
      </w:tr>
      <w:tr w:rsidR="00823210" w:rsidRPr="0057264D" w14:paraId="2EAC08EE"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544EEF98" w14:textId="77777777" w:rsidR="00823210" w:rsidRPr="0057264D" w:rsidRDefault="00823210" w:rsidP="00823210">
            <w:pPr>
              <w:spacing w:line="259" w:lineRule="auto"/>
              <w:rPr>
                <w:rFonts w:ascii="Arial" w:hAnsi="Arial" w:cs="Arial"/>
                <w:sz w:val="18"/>
                <w:szCs w:val="22"/>
                <w:lang w:val="en-GB"/>
              </w:rPr>
            </w:pPr>
            <w:proofErr w:type="spellStart"/>
            <w:r>
              <w:rPr>
                <w:rFonts w:ascii="Arial" w:hAnsi="Arial" w:cs="Arial"/>
                <w:sz w:val="18"/>
              </w:rPr>
              <w:t>Vertical</w:t>
            </w:r>
            <w:proofErr w:type="spellEnd"/>
            <w:r>
              <w:rPr>
                <w:rFonts w:ascii="Arial" w:hAnsi="Arial" w:cs="Arial"/>
                <w:sz w:val="18"/>
              </w:rPr>
              <w:t xml:space="preserve"> </w:t>
            </w:r>
            <w:proofErr w:type="spellStart"/>
            <w:r>
              <w:rPr>
                <w:rFonts w:ascii="Arial" w:hAnsi="Arial" w:cs="Arial"/>
                <w:sz w:val="18"/>
              </w:rPr>
              <w:t>Uncertainty</w:t>
            </w:r>
            <w:proofErr w:type="spellEnd"/>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34A8729"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rPr>
              <w:t>(VERACC)</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D303425" w14:textId="77777777" w:rsidR="00823210" w:rsidRPr="003625E9" w:rsidRDefault="00823210" w:rsidP="00243516">
            <w:pPr>
              <w:spacing w:line="259" w:lineRule="auto"/>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1.54</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D4D39D9" w14:textId="77777777" w:rsidR="00823210" w:rsidRPr="006515C4" w:rsidRDefault="00823210" w:rsidP="00823210">
            <w:pPr>
              <w:spacing w:line="259" w:lineRule="auto"/>
              <w:rPr>
                <w:rFonts w:ascii="Arial" w:hAnsi="Arial" w:cs="Arial"/>
                <w:sz w:val="18"/>
                <w:szCs w:val="22"/>
                <w:lang w:val="en-GB"/>
              </w:rPr>
            </w:pPr>
            <w:r>
              <w:rPr>
                <w:rFonts w:ascii="Arial" w:hAnsi="Arial" w:cs="Arial"/>
                <w:sz w:val="18"/>
              </w:rPr>
              <w:t>C</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6B0FB78" w14:textId="77777777" w:rsidR="00823210" w:rsidRPr="00561E3F" w:rsidRDefault="00823210" w:rsidP="00823210">
            <w:pPr>
              <w:spacing w:line="259" w:lineRule="auto"/>
              <w:rPr>
                <w:rFonts w:ascii="Arial" w:hAnsi="Arial" w:cs="Arial"/>
                <w:sz w:val="18"/>
                <w:szCs w:val="22"/>
                <w:lang w:val="en-GB"/>
              </w:rPr>
            </w:pPr>
            <w:r>
              <w:rPr>
                <w:rFonts w:ascii="Arial" w:hAnsi="Arial" w:cs="Arial"/>
                <w:sz w:val="18"/>
              </w:rPr>
              <w:t>0, 1</w:t>
            </w:r>
          </w:p>
        </w:tc>
      </w:tr>
      <w:tr w:rsidR="00823210" w:rsidRPr="0057264D" w14:paraId="1D54121B"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18DF603D" w14:textId="77777777" w:rsidR="00823210" w:rsidRPr="0057264D" w:rsidRDefault="00823210" w:rsidP="00823210">
            <w:pPr>
              <w:spacing w:line="259" w:lineRule="auto"/>
              <w:rPr>
                <w:rFonts w:ascii="Arial" w:hAnsi="Arial" w:cs="Arial"/>
                <w:sz w:val="18"/>
                <w:szCs w:val="22"/>
                <w:lang w:val="en-GB"/>
              </w:rPr>
            </w:pPr>
            <w:r>
              <w:rPr>
                <w:rFonts w:ascii="Arial" w:hAnsi="Arial" w:cs="Arial"/>
                <w:sz w:val="18"/>
              </w:rPr>
              <w:t xml:space="preserve">   </w:t>
            </w:r>
            <w:proofErr w:type="spellStart"/>
            <w:r>
              <w:rPr>
                <w:rFonts w:ascii="Arial" w:hAnsi="Arial" w:cs="Arial"/>
                <w:sz w:val="18"/>
              </w:rPr>
              <w:t>Uncertainty</w:t>
            </w:r>
            <w:proofErr w:type="spellEnd"/>
            <w:r>
              <w:rPr>
                <w:rFonts w:ascii="Arial" w:hAnsi="Arial" w:cs="Arial"/>
                <w:sz w:val="18"/>
              </w:rPr>
              <w:t xml:space="preserve"> Fixed</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C7BCC77" w14:textId="77777777" w:rsidR="00823210" w:rsidRDefault="00823210" w:rsidP="00823210">
            <w:pPr>
              <w:spacing w:before="120"/>
              <w:rPr>
                <w:rFonts w:ascii="Arial" w:hAnsi="Arial" w:cs="Arial"/>
                <w:sz w:val="18"/>
              </w:rPr>
            </w:pPr>
            <w:r>
              <w:rPr>
                <w:rFonts w:ascii="Arial" w:hAnsi="Arial" w:cs="Arial"/>
                <w:sz w:val="18"/>
              </w:rPr>
              <w:t>(POSACC)</w:t>
            </w:r>
          </w:p>
          <w:p w14:paraId="445FD5EF" w14:textId="77777777" w:rsidR="00823210" w:rsidRDefault="00823210" w:rsidP="00823210">
            <w:pPr>
              <w:spacing w:before="120"/>
              <w:rPr>
                <w:rFonts w:ascii="Arial" w:hAnsi="Arial" w:cs="Arial"/>
                <w:sz w:val="18"/>
              </w:rPr>
            </w:pPr>
            <w:r>
              <w:rPr>
                <w:rFonts w:ascii="Arial" w:hAnsi="Arial" w:cs="Arial"/>
                <w:sz w:val="18"/>
              </w:rPr>
              <w:t>(SOUACC)</w:t>
            </w:r>
          </w:p>
          <w:p w14:paraId="2B9F1076"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rPr>
              <w:t>(VERACC)</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10474228" w14:textId="77777777" w:rsidR="00823210" w:rsidRPr="003625E9" w:rsidRDefault="00823210" w:rsidP="00243516">
            <w:pPr>
              <w:spacing w:line="259" w:lineRule="auto"/>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8C1B05B" w14:textId="77777777" w:rsidR="00823210" w:rsidRPr="006515C4" w:rsidRDefault="00823210" w:rsidP="00823210">
            <w:pPr>
              <w:spacing w:line="259" w:lineRule="auto"/>
              <w:rPr>
                <w:rFonts w:ascii="Arial" w:hAnsi="Arial" w:cs="Arial"/>
                <w:sz w:val="18"/>
                <w:szCs w:val="22"/>
                <w:lang w:val="en-GB"/>
              </w:rPr>
            </w:pPr>
            <w:r>
              <w:rPr>
                <w:rFonts w:ascii="Arial" w:hAnsi="Arial" w:cs="Arial"/>
                <w:sz w:val="18"/>
              </w:rPr>
              <w:t>(S) RE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99752E5" w14:textId="77777777" w:rsidR="00823210" w:rsidRPr="00561E3F" w:rsidRDefault="00823210" w:rsidP="00823210">
            <w:pPr>
              <w:spacing w:line="259" w:lineRule="auto"/>
              <w:rPr>
                <w:rFonts w:ascii="Arial" w:hAnsi="Arial" w:cs="Arial"/>
                <w:sz w:val="18"/>
                <w:szCs w:val="22"/>
                <w:lang w:val="en-GB"/>
              </w:rPr>
            </w:pPr>
            <w:r>
              <w:rPr>
                <w:rFonts w:ascii="Arial" w:hAnsi="Arial" w:cs="Arial"/>
                <w:sz w:val="18"/>
              </w:rPr>
              <w:t>1, 1</w:t>
            </w:r>
          </w:p>
        </w:tc>
      </w:tr>
      <w:tr w:rsidR="00823210" w:rsidRPr="0057264D" w14:paraId="78B7B1F4"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3D475366" w14:textId="77777777" w:rsidR="00823210" w:rsidRPr="0057264D" w:rsidRDefault="00823210" w:rsidP="00823210">
            <w:pPr>
              <w:spacing w:line="259" w:lineRule="auto"/>
              <w:rPr>
                <w:rFonts w:ascii="Arial" w:hAnsi="Arial" w:cs="Arial"/>
                <w:sz w:val="18"/>
                <w:szCs w:val="22"/>
                <w:lang w:val="en-GB"/>
              </w:rPr>
            </w:pPr>
            <w:r>
              <w:rPr>
                <w:rFonts w:ascii="Arial" w:hAnsi="Arial" w:cs="Arial"/>
                <w:sz w:val="18"/>
              </w:rPr>
              <w:t xml:space="preserve">   </w:t>
            </w:r>
            <w:proofErr w:type="spellStart"/>
            <w:r>
              <w:rPr>
                <w:rFonts w:ascii="Arial" w:hAnsi="Arial" w:cs="Arial"/>
                <w:sz w:val="18"/>
              </w:rPr>
              <w:t>Uncertainty</w:t>
            </w:r>
            <w:proofErr w:type="spellEnd"/>
            <w:r>
              <w:rPr>
                <w:rFonts w:ascii="Arial" w:hAnsi="Arial" w:cs="Arial"/>
                <w:sz w:val="18"/>
              </w:rPr>
              <w:t xml:space="preserve"> Variable </w:t>
            </w:r>
            <w:proofErr w:type="spellStart"/>
            <w:r>
              <w:rPr>
                <w:rFonts w:ascii="Arial" w:hAnsi="Arial" w:cs="Arial"/>
                <w:sz w:val="18"/>
              </w:rPr>
              <w:t>Factor</w:t>
            </w:r>
            <w:proofErr w:type="spellEnd"/>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45755BB" w14:textId="77777777" w:rsidR="00823210" w:rsidRPr="00513D48" w:rsidRDefault="00823210" w:rsidP="00823210">
            <w:pPr>
              <w:spacing w:line="259" w:lineRule="auto"/>
              <w:rPr>
                <w:rFonts w:ascii="Arial" w:hAnsi="Arial" w:cs="Arial"/>
                <w:sz w:val="18"/>
                <w:szCs w:val="22"/>
                <w:lang w:val="en-GB"/>
              </w:rPr>
            </w:pP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5580D36E" w14:textId="77777777" w:rsidR="00823210" w:rsidRPr="003625E9" w:rsidRDefault="00823210" w:rsidP="00243516">
            <w:pPr>
              <w:spacing w:line="259" w:lineRule="auto"/>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A3BFD66" w14:textId="77777777" w:rsidR="00823210" w:rsidRPr="006515C4" w:rsidRDefault="00823210" w:rsidP="00823210">
            <w:pPr>
              <w:spacing w:line="259" w:lineRule="auto"/>
              <w:rPr>
                <w:rFonts w:ascii="Arial" w:hAnsi="Arial" w:cs="Arial"/>
                <w:sz w:val="18"/>
                <w:szCs w:val="22"/>
                <w:lang w:val="en-GB"/>
              </w:rPr>
            </w:pPr>
            <w:r>
              <w:rPr>
                <w:rFonts w:ascii="Arial" w:hAnsi="Arial" w:cs="Arial"/>
                <w:sz w:val="18"/>
              </w:rPr>
              <w:t>(S) RE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A75151B" w14:textId="77777777" w:rsidR="00823210" w:rsidRPr="00561E3F" w:rsidRDefault="00823210" w:rsidP="00823210">
            <w:pPr>
              <w:spacing w:line="259" w:lineRule="auto"/>
              <w:rPr>
                <w:rFonts w:ascii="Arial" w:hAnsi="Arial" w:cs="Arial"/>
                <w:sz w:val="18"/>
                <w:szCs w:val="22"/>
                <w:lang w:val="en-GB"/>
              </w:rPr>
            </w:pPr>
            <w:r>
              <w:rPr>
                <w:rFonts w:ascii="Arial" w:hAnsi="Arial" w:cs="Arial"/>
                <w:sz w:val="18"/>
              </w:rPr>
              <w:t>0, 1</w:t>
            </w:r>
          </w:p>
        </w:tc>
      </w:tr>
      <w:tr w:rsidR="00823210" w:rsidRPr="0057264D" w14:paraId="64ABC70C"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3A32D54D" w14:textId="77777777" w:rsidR="00823210" w:rsidRPr="0057264D" w:rsidRDefault="00823210" w:rsidP="00823210">
            <w:pPr>
              <w:spacing w:line="259" w:lineRule="auto"/>
              <w:rPr>
                <w:rFonts w:ascii="Arial" w:hAnsi="Arial" w:cs="Arial"/>
                <w:sz w:val="18"/>
                <w:szCs w:val="22"/>
                <w:lang w:val="en-GB"/>
              </w:rPr>
            </w:pPr>
            <w:proofErr w:type="spellStart"/>
            <w:r>
              <w:rPr>
                <w:rFonts w:ascii="Arial" w:hAnsi="Arial" w:cs="Arial"/>
                <w:sz w:val="18"/>
              </w:rPr>
              <w:t>Category</w:t>
            </w:r>
            <w:proofErr w:type="spellEnd"/>
            <w:r>
              <w:rPr>
                <w:rFonts w:ascii="Arial" w:hAnsi="Arial" w:cs="Arial"/>
                <w:sz w:val="18"/>
              </w:rPr>
              <w:t xml:space="preserve"> </w:t>
            </w:r>
            <w:proofErr w:type="spellStart"/>
            <w:r>
              <w:rPr>
                <w:rFonts w:ascii="Arial" w:hAnsi="Arial" w:cs="Arial"/>
                <w:sz w:val="18"/>
              </w:rPr>
              <w:t>of</w:t>
            </w:r>
            <w:proofErr w:type="spellEnd"/>
            <w:r>
              <w:rPr>
                <w:rFonts w:ascii="Arial" w:hAnsi="Arial" w:cs="Arial"/>
                <w:sz w:val="18"/>
              </w:rPr>
              <w:t xml:space="preserve"> Temporal Variation</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B2DC7F5"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szCs w:val="22"/>
                <w:lang w:val="en-GB"/>
              </w:rPr>
              <w:t>(CATTEV)</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365CEBCE" w14:textId="77777777" w:rsidR="00823210" w:rsidRPr="003D06EE"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t>4 : Likely to Change</w:t>
            </w:r>
          </w:p>
          <w:p w14:paraId="25CF0399" w14:textId="77777777" w:rsidR="00823210" w:rsidRPr="003D06EE"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t>5 : Unlikely to Change</w:t>
            </w:r>
          </w:p>
          <w:p w14:paraId="11C9BC2F" w14:textId="77777777" w:rsidR="00823210" w:rsidRPr="003625E9"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t>6 : Unassessed</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3450203" w14:textId="77777777" w:rsidR="00823210" w:rsidRPr="006515C4" w:rsidRDefault="00823210" w:rsidP="00823210">
            <w:pPr>
              <w:spacing w:line="259" w:lineRule="auto"/>
              <w:rPr>
                <w:rFonts w:ascii="Arial" w:hAnsi="Arial" w:cs="Arial"/>
                <w:sz w:val="18"/>
                <w:szCs w:val="22"/>
                <w:lang w:val="en-GB"/>
              </w:rPr>
            </w:pPr>
            <w:r>
              <w:rPr>
                <w:rFonts w:ascii="Arial" w:hAnsi="Arial" w:cs="Arial"/>
                <w:sz w:val="18"/>
              </w:rPr>
              <w:t>EN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96AE3A4" w14:textId="77777777" w:rsidR="00823210" w:rsidRPr="00561E3F" w:rsidRDefault="00823210" w:rsidP="00823210">
            <w:pPr>
              <w:spacing w:line="259" w:lineRule="auto"/>
              <w:rPr>
                <w:rFonts w:ascii="Arial" w:hAnsi="Arial" w:cs="Arial"/>
                <w:sz w:val="18"/>
                <w:szCs w:val="22"/>
                <w:lang w:val="en-GB"/>
              </w:rPr>
            </w:pPr>
            <w:r>
              <w:rPr>
                <w:rFonts w:ascii="Arial" w:hAnsi="Arial" w:cs="Arial"/>
                <w:sz w:val="18"/>
              </w:rPr>
              <w:t>0, 1</w:t>
            </w:r>
          </w:p>
        </w:tc>
      </w:tr>
      <w:tr w:rsidR="00823210" w:rsidRPr="0057264D" w14:paraId="17639731"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2CFFF83C" w14:textId="77777777" w:rsidR="00823210" w:rsidRPr="0057264D" w:rsidRDefault="00823210" w:rsidP="00823210">
            <w:pPr>
              <w:spacing w:line="259" w:lineRule="auto"/>
              <w:rPr>
                <w:rFonts w:ascii="Arial" w:hAnsi="Arial" w:cs="Arial"/>
                <w:sz w:val="18"/>
                <w:szCs w:val="22"/>
                <w:lang w:val="en-GB"/>
              </w:rPr>
            </w:pPr>
            <w:proofErr w:type="spellStart"/>
            <w:r>
              <w:rPr>
                <w:rFonts w:ascii="Arial" w:hAnsi="Arial" w:cs="Arial"/>
                <w:sz w:val="18"/>
              </w:rPr>
              <w:t>Reported</w:t>
            </w:r>
            <w:proofErr w:type="spellEnd"/>
            <w:r>
              <w:rPr>
                <w:rFonts w:ascii="Arial" w:hAnsi="Arial" w:cs="Arial"/>
                <w:sz w:val="18"/>
              </w:rPr>
              <w:t xml:space="preserve"> Date</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2E2DB07"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rPr>
              <w:t>(SORDAT)</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03F99575" w14:textId="77777777" w:rsidR="00823210" w:rsidRPr="003625E9" w:rsidRDefault="00823210" w:rsidP="00243516">
            <w:pPr>
              <w:spacing w:line="259" w:lineRule="auto"/>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8E74B00" w14:textId="77777777" w:rsidR="00823210" w:rsidRPr="006515C4" w:rsidRDefault="00823210" w:rsidP="00823210">
            <w:pPr>
              <w:spacing w:line="259" w:lineRule="auto"/>
              <w:rPr>
                <w:rFonts w:ascii="Arial" w:hAnsi="Arial" w:cs="Arial"/>
                <w:sz w:val="18"/>
                <w:szCs w:val="22"/>
                <w:lang w:val="en-GB"/>
              </w:rPr>
            </w:pPr>
            <w:r>
              <w:rPr>
                <w:rFonts w:ascii="Arial" w:hAnsi="Arial" w:cs="Arial"/>
                <w:sz w:val="18"/>
              </w:rPr>
              <w:t>TD</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C34F9E4" w14:textId="77777777" w:rsidR="00823210" w:rsidRPr="00561E3F" w:rsidRDefault="00823210" w:rsidP="00823210">
            <w:pPr>
              <w:spacing w:line="259" w:lineRule="auto"/>
              <w:rPr>
                <w:rFonts w:ascii="Arial" w:hAnsi="Arial" w:cs="Arial"/>
                <w:sz w:val="18"/>
                <w:szCs w:val="22"/>
                <w:lang w:val="en-GB"/>
              </w:rPr>
            </w:pPr>
            <w:r>
              <w:rPr>
                <w:rFonts w:ascii="Arial" w:hAnsi="Arial" w:cs="Arial"/>
                <w:sz w:val="18"/>
              </w:rPr>
              <w:t>0, 1</w:t>
            </w:r>
          </w:p>
        </w:tc>
      </w:tr>
      <w:tr w:rsidR="00823210" w:rsidRPr="0057264D" w14:paraId="65D84399"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62ABF3E9" w14:textId="77777777" w:rsidR="00823210" w:rsidRPr="0057264D" w:rsidRDefault="00823210" w:rsidP="00823210">
            <w:pPr>
              <w:spacing w:line="259" w:lineRule="auto"/>
              <w:rPr>
                <w:rFonts w:ascii="Arial" w:hAnsi="Arial" w:cs="Arial"/>
                <w:sz w:val="18"/>
                <w:szCs w:val="22"/>
                <w:lang w:val="en-GB"/>
              </w:rPr>
            </w:pPr>
            <w:r>
              <w:rPr>
                <w:rFonts w:ascii="Arial" w:hAnsi="Arial" w:cs="Arial"/>
                <w:sz w:val="18"/>
              </w:rPr>
              <w:t xml:space="preserve">Source </w:t>
            </w:r>
            <w:proofErr w:type="spellStart"/>
            <w:r>
              <w:rPr>
                <w:rFonts w:ascii="Arial" w:hAnsi="Arial" w:cs="Arial"/>
                <w:sz w:val="18"/>
              </w:rPr>
              <w:t>Indication</w:t>
            </w:r>
            <w:proofErr w:type="spellEnd"/>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9B92BED"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szCs w:val="22"/>
                <w:lang w:val="en-GB"/>
              </w:rPr>
              <w:t>(SORIND)</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4FD70DB8" w14:textId="77777777" w:rsidR="00823210" w:rsidRPr="003625E9" w:rsidRDefault="00823210" w:rsidP="00243516">
            <w:pPr>
              <w:spacing w:line="259" w:lineRule="auto"/>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83637F8" w14:textId="77777777" w:rsidR="00823210" w:rsidRPr="006515C4" w:rsidRDefault="00823210" w:rsidP="00823210">
            <w:pPr>
              <w:spacing w:line="259" w:lineRule="auto"/>
              <w:rPr>
                <w:rFonts w:ascii="Arial" w:hAnsi="Arial" w:cs="Arial"/>
                <w:sz w:val="18"/>
                <w:szCs w:val="22"/>
                <w:lang w:val="en-GB"/>
              </w:rPr>
            </w:pPr>
            <w:r>
              <w:rPr>
                <w:rFonts w:ascii="Arial" w:hAnsi="Arial" w:cs="Arial"/>
                <w:sz w:val="18"/>
              </w:rPr>
              <w:t>TE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30DDCB1" w14:textId="77777777" w:rsidR="00823210" w:rsidRPr="00561E3F" w:rsidRDefault="00823210" w:rsidP="00823210">
            <w:pPr>
              <w:spacing w:line="259" w:lineRule="auto"/>
              <w:rPr>
                <w:rFonts w:ascii="Arial" w:hAnsi="Arial" w:cs="Arial"/>
                <w:sz w:val="18"/>
                <w:szCs w:val="22"/>
                <w:lang w:val="en-GB"/>
              </w:rPr>
            </w:pPr>
            <w:r>
              <w:rPr>
                <w:rFonts w:ascii="Arial" w:hAnsi="Arial" w:cs="Arial"/>
                <w:sz w:val="18"/>
              </w:rPr>
              <w:t>0, 1</w:t>
            </w:r>
          </w:p>
        </w:tc>
      </w:tr>
      <w:tr w:rsidR="00823210" w:rsidRPr="0057264D" w14:paraId="4B462627"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34A6217E" w14:textId="77777777" w:rsidR="00823210" w:rsidRDefault="00823210" w:rsidP="00823210">
            <w:pPr>
              <w:spacing w:line="259" w:lineRule="auto"/>
              <w:rPr>
                <w:rFonts w:ascii="Arial" w:hAnsi="Arial" w:cs="Arial"/>
                <w:sz w:val="18"/>
              </w:rPr>
            </w:pPr>
            <w:proofErr w:type="spellStart"/>
            <w:r>
              <w:rPr>
                <w:rFonts w:ascii="Arial" w:hAnsi="Arial" w:cs="Arial"/>
                <w:sz w:val="18"/>
              </w:rPr>
              <w:t>Waterway</w:t>
            </w:r>
            <w:proofErr w:type="spellEnd"/>
            <w:r>
              <w:rPr>
                <w:rFonts w:ascii="Arial" w:hAnsi="Arial" w:cs="Arial"/>
                <w:sz w:val="18"/>
              </w:rPr>
              <w:t xml:space="preserve"> </w:t>
            </w:r>
            <w:proofErr w:type="spellStart"/>
            <w:r>
              <w:rPr>
                <w:rFonts w:ascii="Arial" w:hAnsi="Arial" w:cs="Arial"/>
                <w:sz w:val="18"/>
              </w:rPr>
              <w:t>Distance</w:t>
            </w:r>
            <w:proofErr w:type="spellEnd"/>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45FC19A"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rPr>
              <w:t>(</w:t>
            </w:r>
            <w:proofErr w:type="spellStart"/>
            <w:r>
              <w:rPr>
                <w:rFonts w:ascii="Arial" w:hAnsi="Arial" w:cs="Arial"/>
                <w:sz w:val="18"/>
              </w:rPr>
              <w:t>wtwdis</w:t>
            </w:r>
            <w:proofErr w:type="spellEnd"/>
            <w:r>
              <w:rPr>
                <w:rFonts w:ascii="Arial" w:hAnsi="Arial" w:cs="Arial"/>
                <w:sz w:val="18"/>
              </w:rPr>
              <w:t>)</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48932130" w14:textId="77777777" w:rsidR="00823210" w:rsidRPr="003625E9" w:rsidRDefault="00823210" w:rsidP="00243516">
            <w:pPr>
              <w:spacing w:line="259" w:lineRule="auto"/>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xxxx.xxx</w:t>
            </w:r>
            <w:proofErr w:type="spellEnd"/>
            <w:r w:rsidRPr="00AC3CA4">
              <w:rPr>
                <w:rFonts w:ascii="Arial" w:hAnsi="Arial" w:cs="Arial"/>
                <w:sz w:val="18"/>
                <w:szCs w:val="22"/>
                <w:lang w:val="en-GB"/>
              </w:rPr>
              <w:t xml:space="preserve">] (units defined in </w:t>
            </w:r>
            <w:proofErr w:type="spellStart"/>
            <w:r w:rsidRPr="00AC3CA4">
              <w:rPr>
                <w:rFonts w:ascii="Arial" w:hAnsi="Arial" w:cs="Arial"/>
                <w:sz w:val="18"/>
                <w:szCs w:val="22"/>
                <w:lang w:val="en-GB"/>
              </w:rPr>
              <w:t>hunits</w:t>
            </w:r>
            <w:proofErr w:type="spellEnd"/>
            <w:r w:rsidRPr="00AC3CA4">
              <w:rPr>
                <w:rFonts w:ascii="Arial" w:hAnsi="Arial" w:cs="Arial"/>
                <w:sz w:val="18"/>
                <w:szCs w:val="22"/>
                <w:lang w:val="en-GB"/>
              </w:rPr>
              <w:t>), e.g., 2451.732</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F6D0C06" w14:textId="77777777" w:rsidR="00823210" w:rsidRDefault="00823210" w:rsidP="00823210">
            <w:pPr>
              <w:spacing w:line="259" w:lineRule="auto"/>
              <w:rPr>
                <w:rFonts w:ascii="Arial" w:hAnsi="Arial" w:cs="Arial"/>
                <w:sz w:val="18"/>
              </w:rPr>
            </w:pPr>
            <w:r>
              <w:rPr>
                <w:rFonts w:ascii="Arial" w:hAnsi="Arial" w:cs="Arial"/>
                <w:sz w:val="18"/>
              </w:rPr>
              <w:t>RE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5731700" w14:textId="77777777" w:rsidR="00823210" w:rsidRDefault="00823210" w:rsidP="00823210">
            <w:pPr>
              <w:spacing w:line="259" w:lineRule="auto"/>
              <w:rPr>
                <w:rFonts w:ascii="Arial" w:hAnsi="Arial" w:cs="Arial"/>
                <w:sz w:val="18"/>
              </w:rPr>
            </w:pPr>
            <w:r>
              <w:rPr>
                <w:rFonts w:ascii="Arial" w:hAnsi="Arial" w:cs="Arial"/>
                <w:sz w:val="18"/>
              </w:rPr>
              <w:t>0, 1</w:t>
            </w:r>
          </w:p>
        </w:tc>
      </w:tr>
      <w:tr w:rsidR="00823210" w:rsidRPr="0057264D" w14:paraId="0119B952" w14:textId="77777777" w:rsidTr="00694B49">
        <w:tblPrEx>
          <w:tblCellMar>
            <w:top w:w="10" w:type="dxa"/>
            <w:bottom w:w="5" w:type="dxa"/>
            <w:right w:w="73" w:type="dxa"/>
          </w:tblCellMar>
        </w:tblPrEx>
        <w:trPr>
          <w:trHeight w:val="336"/>
        </w:trPr>
        <w:tc>
          <w:tcPr>
            <w:tcW w:w="3682" w:type="dxa"/>
            <w:gridSpan w:val="3"/>
            <w:tcBorders>
              <w:top w:val="single" w:sz="4" w:space="0" w:color="000000"/>
              <w:left w:val="single" w:sz="4" w:space="0" w:color="000000"/>
              <w:bottom w:val="single" w:sz="4" w:space="0" w:color="000000"/>
              <w:right w:val="single" w:sz="4" w:space="0" w:color="000000"/>
            </w:tcBorders>
            <w:shd w:val="clear" w:color="auto" w:fill="auto"/>
          </w:tcPr>
          <w:p w14:paraId="5D328720" w14:textId="77777777" w:rsidR="00823210" w:rsidRDefault="00823210" w:rsidP="00823210">
            <w:pPr>
              <w:spacing w:line="259" w:lineRule="auto"/>
              <w:rPr>
                <w:rFonts w:ascii="Arial" w:hAnsi="Arial" w:cs="Arial"/>
                <w:sz w:val="18"/>
              </w:rPr>
            </w:pPr>
            <w:r>
              <w:rPr>
                <w:rFonts w:ascii="Arial" w:hAnsi="Arial" w:cs="Arial"/>
                <w:sz w:val="18"/>
              </w:rPr>
              <w:t>Height/</w:t>
            </w:r>
            <w:proofErr w:type="spellStart"/>
            <w:r>
              <w:rPr>
                <w:rFonts w:ascii="Arial" w:hAnsi="Arial" w:cs="Arial"/>
                <w:sz w:val="18"/>
              </w:rPr>
              <w:t>Length</w:t>
            </w:r>
            <w:proofErr w:type="spellEnd"/>
            <w:r>
              <w:rPr>
                <w:rFonts w:ascii="Arial" w:hAnsi="Arial" w:cs="Arial"/>
                <w:sz w:val="18"/>
              </w:rPr>
              <w:t xml:space="preserve"> Units</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676B21C" w14:textId="77777777" w:rsidR="00823210" w:rsidRPr="00513D48" w:rsidRDefault="00823210" w:rsidP="00823210">
            <w:pPr>
              <w:spacing w:line="259" w:lineRule="auto"/>
              <w:rPr>
                <w:rFonts w:ascii="Arial" w:hAnsi="Arial" w:cs="Arial"/>
                <w:sz w:val="18"/>
                <w:szCs w:val="22"/>
                <w:lang w:val="en-GB"/>
              </w:rPr>
            </w:pPr>
            <w:r>
              <w:rPr>
                <w:rFonts w:ascii="Arial" w:hAnsi="Arial" w:cs="Arial"/>
                <w:sz w:val="18"/>
              </w:rPr>
              <w:t>(</w:t>
            </w:r>
            <w:proofErr w:type="spellStart"/>
            <w:r>
              <w:rPr>
                <w:rFonts w:ascii="Arial" w:hAnsi="Arial" w:cs="Arial"/>
                <w:sz w:val="18"/>
              </w:rPr>
              <w:t>hunits</w:t>
            </w:r>
            <w:proofErr w:type="spellEnd"/>
            <w:r>
              <w:rPr>
                <w:rFonts w:ascii="Arial" w:hAnsi="Arial" w:cs="Arial"/>
                <w:sz w:val="18"/>
              </w:rPr>
              <w:t>)</w:t>
            </w:r>
          </w:p>
        </w:tc>
        <w:tc>
          <w:tcPr>
            <w:tcW w:w="2546" w:type="dxa"/>
            <w:gridSpan w:val="3"/>
            <w:tcBorders>
              <w:top w:val="single" w:sz="4" w:space="0" w:color="000000"/>
              <w:left w:val="single" w:sz="4" w:space="0" w:color="000000"/>
              <w:bottom w:val="single" w:sz="4" w:space="0" w:color="000000"/>
              <w:right w:val="single" w:sz="4" w:space="0" w:color="000000"/>
            </w:tcBorders>
            <w:shd w:val="clear" w:color="auto" w:fill="auto"/>
          </w:tcPr>
          <w:p w14:paraId="429BD40F" w14:textId="77777777" w:rsidR="00823210" w:rsidRPr="003D06EE"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t>1 : Metres</w:t>
            </w:r>
          </w:p>
          <w:p w14:paraId="6F230EE6" w14:textId="77777777" w:rsidR="00823210" w:rsidRPr="003D06EE"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t>2 : Feet</w:t>
            </w:r>
          </w:p>
          <w:p w14:paraId="2EFF8A63" w14:textId="77777777" w:rsidR="00823210" w:rsidRPr="003D06EE"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t>3 : Kilometres</w:t>
            </w:r>
          </w:p>
          <w:p w14:paraId="1C6CC2F8" w14:textId="77777777" w:rsidR="00823210" w:rsidRPr="003D06EE"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lastRenderedPageBreak/>
              <w:t>4 : Hectometres</w:t>
            </w:r>
          </w:p>
          <w:p w14:paraId="1380771E" w14:textId="77777777" w:rsidR="00823210" w:rsidRPr="003D06EE"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t>5 : Statute Miles</w:t>
            </w:r>
          </w:p>
          <w:p w14:paraId="42667744" w14:textId="77777777" w:rsidR="00823210" w:rsidRPr="003625E9" w:rsidRDefault="00823210" w:rsidP="00243516">
            <w:pPr>
              <w:spacing w:line="259" w:lineRule="auto"/>
              <w:rPr>
                <w:rFonts w:ascii="Arial" w:hAnsi="Arial" w:cs="Arial"/>
                <w:sz w:val="18"/>
                <w:szCs w:val="22"/>
                <w:lang w:val="en-GB"/>
              </w:rPr>
            </w:pPr>
            <w:r w:rsidRPr="003D06EE">
              <w:rPr>
                <w:rFonts w:ascii="Arial" w:hAnsi="Arial" w:cs="Arial"/>
                <w:sz w:val="18"/>
                <w:szCs w:val="22"/>
                <w:lang w:val="en-GB"/>
              </w:rPr>
              <w:t>6 : Nautical Miles</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FFA3C79" w14:textId="77777777" w:rsidR="00823210" w:rsidRDefault="00823210" w:rsidP="00823210">
            <w:pPr>
              <w:spacing w:line="259" w:lineRule="auto"/>
              <w:rPr>
                <w:rFonts w:ascii="Arial" w:hAnsi="Arial" w:cs="Arial"/>
                <w:sz w:val="18"/>
              </w:rPr>
            </w:pPr>
            <w:r>
              <w:rPr>
                <w:rFonts w:ascii="Arial" w:hAnsi="Arial" w:cs="Arial"/>
                <w:sz w:val="18"/>
              </w:rPr>
              <w:lastRenderedPageBreak/>
              <w:t>EN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DEEE6D0" w14:textId="77777777" w:rsidR="00823210" w:rsidRDefault="00823210" w:rsidP="00823210">
            <w:pPr>
              <w:spacing w:line="259" w:lineRule="auto"/>
              <w:rPr>
                <w:rFonts w:ascii="Arial" w:hAnsi="Arial" w:cs="Arial"/>
                <w:sz w:val="18"/>
              </w:rPr>
            </w:pPr>
            <w:r>
              <w:rPr>
                <w:rFonts w:ascii="Arial" w:hAnsi="Arial" w:cs="Arial"/>
                <w:sz w:val="18"/>
              </w:rPr>
              <w:t>0, 1</w:t>
            </w:r>
          </w:p>
        </w:tc>
      </w:tr>
      <w:tr w:rsidR="00823210" w:rsidRPr="0057264D" w14:paraId="08C5804C" w14:textId="77777777" w:rsidTr="00694B49">
        <w:tblPrEx>
          <w:tblCellMar>
            <w:top w:w="10" w:type="dxa"/>
            <w:bottom w:w="5" w:type="dxa"/>
            <w:right w:w="73" w:type="dxa"/>
          </w:tblCellMar>
        </w:tblPrEx>
        <w:trPr>
          <w:trHeight w:val="360"/>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tcPr>
          <w:p w14:paraId="52E726BA" w14:textId="77777777" w:rsidR="00823210" w:rsidRPr="001E6FE9" w:rsidRDefault="00823210" w:rsidP="00823210">
            <w:pPr>
              <w:spacing w:line="259" w:lineRule="auto"/>
              <w:rPr>
                <w:rFonts w:ascii="Arial" w:hAnsi="Arial" w:cs="Arial"/>
                <w:sz w:val="22"/>
                <w:szCs w:val="22"/>
                <w:lang w:val="en-GB"/>
              </w:rPr>
            </w:pPr>
            <w:r w:rsidRPr="0057264D">
              <w:rPr>
                <w:rFonts w:ascii="Arial" w:hAnsi="Arial" w:cs="Arial"/>
                <w:b/>
                <w:sz w:val="22"/>
                <w:szCs w:val="22"/>
                <w:lang w:val="en-GB"/>
              </w:rPr>
              <w:t xml:space="preserve">Feature Associations </w:t>
            </w:r>
          </w:p>
        </w:tc>
      </w:tr>
      <w:tr w:rsidR="00823210" w:rsidRPr="0057264D" w14:paraId="231A3F83" w14:textId="77777777" w:rsidTr="00694B49">
        <w:tblPrEx>
          <w:tblCellMar>
            <w:top w:w="10" w:type="dxa"/>
            <w:bottom w:w="5" w:type="dxa"/>
            <w:right w:w="73" w:type="dxa"/>
          </w:tblCellMar>
        </w:tblPrEx>
        <w:trPr>
          <w:trHeight w:val="360"/>
        </w:trPr>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1BD79092" w14:textId="77777777" w:rsidR="00823210" w:rsidRPr="006807FD" w:rsidRDefault="00823210" w:rsidP="00823210">
            <w:pPr>
              <w:spacing w:line="259" w:lineRule="auto"/>
              <w:rPr>
                <w:rFonts w:ascii="Arial" w:hAnsi="Arial" w:cs="Arial"/>
                <w:sz w:val="22"/>
                <w:szCs w:val="22"/>
                <w:lang w:val="en-GB"/>
              </w:rPr>
            </w:pPr>
            <w:r w:rsidRPr="0057264D">
              <w:rPr>
                <w:rFonts w:ascii="Arial" w:hAnsi="Arial" w:cs="Arial"/>
                <w:b/>
                <w:sz w:val="22"/>
                <w:szCs w:val="22"/>
                <w:lang w:val="en-GB"/>
              </w:rPr>
              <w:t>S-</w:t>
            </w:r>
            <w:r w:rsidRPr="001E6FE9">
              <w:rPr>
                <w:rFonts w:ascii="Arial" w:hAnsi="Arial" w:cs="Arial"/>
                <w:b/>
                <w:sz w:val="22"/>
                <w:szCs w:val="22"/>
                <w:lang w:val="en-GB"/>
              </w:rPr>
              <w:t>4</w:t>
            </w:r>
            <w:r w:rsidRPr="003625E9">
              <w:rPr>
                <w:rFonts w:ascii="Arial" w:hAnsi="Arial" w:cs="Arial"/>
                <w:b/>
                <w:sz w:val="22"/>
                <w:szCs w:val="22"/>
                <w:lang w:val="en-GB"/>
              </w:rPr>
              <w:t>01 Role</w:t>
            </w:r>
            <w:r w:rsidRPr="003625E9">
              <w:rPr>
                <w:rFonts w:ascii="Arial" w:hAnsi="Arial" w:cs="Arial"/>
                <w:sz w:val="18"/>
                <w:szCs w:val="22"/>
                <w:lang w:val="en-GB"/>
              </w:rPr>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37D1E3EB" w14:textId="77777777" w:rsidR="00823210" w:rsidRPr="00561E3F" w:rsidRDefault="00823210" w:rsidP="00823210">
            <w:pPr>
              <w:spacing w:line="259" w:lineRule="auto"/>
              <w:rPr>
                <w:rFonts w:ascii="Arial" w:hAnsi="Arial" w:cs="Arial"/>
                <w:sz w:val="22"/>
                <w:szCs w:val="22"/>
                <w:lang w:val="en-GB"/>
              </w:rPr>
            </w:pPr>
            <w:r w:rsidRPr="006515C4">
              <w:rPr>
                <w:rFonts w:ascii="Arial" w:hAnsi="Arial" w:cs="Arial"/>
                <w:b/>
                <w:sz w:val="22"/>
                <w:szCs w:val="22"/>
                <w:lang w:val="en-GB"/>
              </w:rPr>
              <w:t>Association Type</w:t>
            </w:r>
            <w:r w:rsidRPr="007B7F2B">
              <w:rPr>
                <w:rFonts w:ascii="Arial" w:hAnsi="Arial" w:cs="Arial"/>
                <w:i/>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0A216EAA"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b/>
                <w:sz w:val="22"/>
                <w:szCs w:val="22"/>
                <w:lang w:val="en-GB"/>
              </w:rPr>
              <w:t>Associated to</w:t>
            </w:r>
            <w:r w:rsidRPr="003B3BE9">
              <w:rPr>
                <w:rFonts w:ascii="Arial" w:hAnsi="Arial" w:cs="Arial"/>
                <w:sz w:val="18"/>
                <w:szCs w:val="22"/>
                <w:lang w:val="en-GB"/>
              </w:rPr>
              <w:t xml:space="preserve"> </w:t>
            </w:r>
          </w:p>
        </w:tc>
        <w:tc>
          <w:tcPr>
            <w:tcW w:w="1429" w:type="dxa"/>
            <w:gridSpan w:val="2"/>
            <w:tcBorders>
              <w:top w:val="single" w:sz="4" w:space="0" w:color="000000"/>
              <w:left w:val="single" w:sz="4" w:space="0" w:color="000000"/>
              <w:bottom w:val="single" w:sz="4" w:space="0" w:color="000000"/>
              <w:right w:val="single" w:sz="4" w:space="0" w:color="000000"/>
            </w:tcBorders>
            <w:shd w:val="clear" w:color="auto" w:fill="auto"/>
          </w:tcPr>
          <w:p w14:paraId="3F9F1D64" w14:textId="77777777" w:rsidR="00823210" w:rsidRPr="00C54ABA" w:rsidRDefault="00823210" w:rsidP="00823210">
            <w:pPr>
              <w:spacing w:line="259" w:lineRule="auto"/>
              <w:rPr>
                <w:rFonts w:ascii="Arial" w:hAnsi="Arial" w:cs="Arial"/>
                <w:sz w:val="22"/>
                <w:szCs w:val="22"/>
                <w:lang w:val="en-GB"/>
              </w:rPr>
            </w:pPr>
            <w:r w:rsidRPr="004253C0">
              <w:rPr>
                <w:rFonts w:ascii="Arial" w:hAnsi="Arial" w:cs="Arial"/>
                <w:b/>
                <w:sz w:val="22"/>
                <w:szCs w:val="22"/>
                <w:lang w:val="en-GB"/>
              </w:rPr>
              <w:t>Type</w:t>
            </w:r>
            <w:r w:rsidRPr="004253C0">
              <w:rPr>
                <w:rFonts w:ascii="Arial" w:hAnsi="Arial" w:cs="Arial"/>
                <w:sz w:val="18"/>
                <w:szCs w:val="22"/>
                <w:lang w:val="en-GB"/>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637508E" w14:textId="77777777" w:rsidR="00823210" w:rsidRPr="0057264D" w:rsidRDefault="00823210" w:rsidP="00823210">
            <w:pPr>
              <w:spacing w:line="259" w:lineRule="auto"/>
              <w:rPr>
                <w:rFonts w:ascii="Arial" w:hAnsi="Arial" w:cs="Arial"/>
                <w:sz w:val="22"/>
                <w:szCs w:val="22"/>
                <w:lang w:val="en-GB"/>
              </w:rPr>
            </w:pPr>
            <w:r w:rsidRPr="00C54ABA">
              <w:rPr>
                <w:rFonts w:ascii="Arial" w:hAnsi="Arial" w:cs="Arial"/>
                <w:b/>
                <w:sz w:val="22"/>
                <w:szCs w:val="22"/>
                <w:lang w:val="en-GB"/>
              </w:rPr>
              <w:t>Multiplicity</w:t>
            </w:r>
            <w:r w:rsidRPr="0057264D">
              <w:rPr>
                <w:rFonts w:ascii="Arial" w:hAnsi="Arial" w:cs="Arial"/>
                <w:sz w:val="18"/>
                <w:szCs w:val="22"/>
                <w:lang w:val="en-GB"/>
              </w:rPr>
              <w:t xml:space="preserve"> </w:t>
            </w:r>
          </w:p>
        </w:tc>
      </w:tr>
      <w:tr w:rsidR="00823210" w:rsidRPr="0057264D" w14:paraId="1B59DBE5" w14:textId="77777777" w:rsidTr="00694B49">
        <w:tblPrEx>
          <w:tblCellMar>
            <w:top w:w="10" w:type="dxa"/>
            <w:bottom w:w="5" w:type="dxa"/>
            <w:right w:w="73" w:type="dxa"/>
          </w:tblCellMar>
        </w:tblPrEx>
        <w:trPr>
          <w:trHeight w:val="545"/>
        </w:trPr>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41035BF5" w14:textId="77777777" w:rsidR="00823210" w:rsidRPr="001E6FE9" w:rsidRDefault="00823210" w:rsidP="00823210">
            <w:pPr>
              <w:spacing w:line="259" w:lineRule="auto"/>
              <w:rPr>
                <w:rFonts w:ascii="Arial" w:hAnsi="Arial" w:cs="Arial"/>
                <w:sz w:val="22"/>
                <w:szCs w:val="22"/>
                <w:lang w:val="en-GB"/>
              </w:rPr>
            </w:pPr>
            <w:r>
              <w:rPr>
                <w:rFonts w:ascii="Arial" w:hAnsi="Arial" w:cs="Arial"/>
                <w:sz w:val="18"/>
                <w:szCs w:val="22"/>
                <w:lang w:val="en-GB"/>
              </w:rPr>
              <w:t>The Collection</w:t>
            </w:r>
            <w:r w:rsidRPr="0057264D">
              <w:rPr>
                <w:rFonts w:ascii="Arial" w:hAnsi="Arial" w:cs="Arial"/>
                <w:sz w:val="18"/>
                <w:szCs w:val="22"/>
                <w:lang w:val="en-GB"/>
              </w:rPr>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38EB97E7"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b/>
                <w:sz w:val="18"/>
                <w:szCs w:val="22"/>
                <w:lang w:val="en-GB"/>
              </w:rPr>
              <w:t>Bridge Aggregation</w:t>
            </w:r>
            <w:r w:rsidRPr="003625E9">
              <w:rPr>
                <w:rFonts w:ascii="Arial" w:hAnsi="Arial" w:cs="Arial"/>
                <w:sz w:val="18"/>
                <w:szCs w:val="22"/>
                <w:lang w:val="en-GB"/>
              </w:rPr>
              <w:t xml:space="preserve"> (see clause </w:t>
            </w:r>
          </w:p>
          <w:p w14:paraId="412F40D9" w14:textId="77777777" w:rsidR="00823210" w:rsidRPr="001E6FE9" w:rsidRDefault="00823210" w:rsidP="00823210">
            <w:pPr>
              <w:spacing w:line="259" w:lineRule="auto"/>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_Ref172553161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25.3</w:t>
            </w:r>
            <w:r>
              <w:rPr>
                <w:rFonts w:ascii="Arial" w:hAnsi="Arial" w:cs="Arial"/>
                <w:sz w:val="18"/>
                <w:szCs w:val="22"/>
                <w:lang w:val="en-GB"/>
              </w:rPr>
              <w:fldChar w:fldCharType="end"/>
            </w:r>
            <w:r w:rsidRPr="0057264D">
              <w:rPr>
                <w:rFonts w:ascii="Arial" w:hAnsi="Arial" w:cs="Arial"/>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4CD7AD0F" w14:textId="77777777" w:rsidR="00823210" w:rsidRPr="007B7F2B" w:rsidRDefault="00823210" w:rsidP="00823210">
            <w:pPr>
              <w:spacing w:line="259" w:lineRule="auto"/>
              <w:rPr>
                <w:rFonts w:ascii="Arial" w:hAnsi="Arial" w:cs="Arial"/>
                <w:sz w:val="22"/>
                <w:szCs w:val="22"/>
                <w:lang w:val="en-GB"/>
              </w:rPr>
            </w:pPr>
            <w:r>
              <w:rPr>
                <w:rFonts w:ascii="Arial" w:hAnsi="Arial" w:cs="Arial"/>
                <w:b/>
                <w:sz w:val="18"/>
                <w:szCs w:val="22"/>
                <w:lang w:val="en-GB"/>
              </w:rPr>
              <w:t xml:space="preserve">Cable Overhead, Communication Area, Lateral Buoy, Notice Mark, Pipeline Overhead, </w:t>
            </w:r>
            <w:r w:rsidRPr="003D06EE">
              <w:rPr>
                <w:rFonts w:ascii="Arial" w:hAnsi="Arial" w:cs="Arial"/>
                <w:b/>
                <w:sz w:val="18"/>
                <w:szCs w:val="22"/>
                <w:lang w:val="en-GB"/>
              </w:rPr>
              <w:t>Pontoon,</w:t>
            </w:r>
            <w:r>
              <w:rPr>
                <w:rFonts w:ascii="Arial" w:hAnsi="Arial" w:cs="Arial"/>
                <w:sz w:val="18"/>
                <w:szCs w:val="22"/>
                <w:lang w:val="en-GB"/>
              </w:rPr>
              <w:t xml:space="preserve"> </w:t>
            </w:r>
            <w:r w:rsidRPr="006515C4">
              <w:rPr>
                <w:rFonts w:ascii="Arial" w:hAnsi="Arial" w:cs="Arial"/>
                <w:b/>
                <w:sz w:val="18"/>
                <w:szCs w:val="22"/>
                <w:lang w:val="en-GB"/>
              </w:rPr>
              <w:t>Pylon/Bridge Support</w:t>
            </w:r>
            <w:r>
              <w:rPr>
                <w:rFonts w:ascii="Arial" w:hAnsi="Arial" w:cs="Arial"/>
                <w:b/>
                <w:sz w:val="18"/>
                <w:szCs w:val="22"/>
                <w:lang w:val="en-GB"/>
              </w:rPr>
              <w:t>,</w:t>
            </w:r>
            <w:r w:rsidRPr="006515C4">
              <w:rPr>
                <w:rFonts w:ascii="Arial" w:hAnsi="Arial" w:cs="Arial"/>
                <w:b/>
                <w:sz w:val="18"/>
                <w:szCs w:val="22"/>
                <w:lang w:val="en-GB"/>
              </w:rPr>
              <w:t xml:space="preserve"> </w:t>
            </w:r>
            <w:r>
              <w:rPr>
                <w:rFonts w:ascii="Arial" w:hAnsi="Arial" w:cs="Arial"/>
                <w:b/>
                <w:sz w:val="18"/>
                <w:szCs w:val="22"/>
                <w:lang w:val="en-GB"/>
              </w:rPr>
              <w:t xml:space="preserve">Radio Calling-In Point, Shoreline Construction, Signal </w:t>
            </w:r>
            <w:proofErr w:type="spellStart"/>
            <w:r>
              <w:rPr>
                <w:rFonts w:ascii="Arial" w:hAnsi="Arial" w:cs="Arial"/>
                <w:b/>
                <w:sz w:val="18"/>
                <w:szCs w:val="22"/>
                <w:lang w:val="en-GB"/>
              </w:rPr>
              <w:t>Staion</w:t>
            </w:r>
            <w:proofErr w:type="spellEnd"/>
            <w:r>
              <w:rPr>
                <w:rFonts w:ascii="Arial" w:hAnsi="Arial" w:cs="Arial"/>
                <w:b/>
                <w:sz w:val="18"/>
                <w:szCs w:val="22"/>
                <w:lang w:val="en-GB"/>
              </w:rPr>
              <w:t xml:space="preserve"> Traffic, Signal Station Warning, </w:t>
            </w:r>
            <w:r w:rsidRPr="00513D48">
              <w:rPr>
                <w:rFonts w:ascii="Arial" w:hAnsi="Arial" w:cs="Arial"/>
                <w:b/>
                <w:sz w:val="18"/>
                <w:szCs w:val="22"/>
                <w:lang w:val="en-GB"/>
              </w:rPr>
              <w:t>Span Fixed</w:t>
            </w:r>
            <w:r w:rsidRPr="003625E9">
              <w:rPr>
                <w:rFonts w:ascii="Arial" w:hAnsi="Arial" w:cs="Arial"/>
                <w:sz w:val="18"/>
                <w:szCs w:val="22"/>
                <w:lang w:val="en-GB"/>
              </w:rPr>
              <w:t xml:space="preserve">, </w:t>
            </w:r>
            <w:r w:rsidRPr="003625E9">
              <w:rPr>
                <w:rFonts w:ascii="Arial" w:hAnsi="Arial" w:cs="Arial"/>
                <w:b/>
                <w:sz w:val="18"/>
                <w:szCs w:val="22"/>
                <w:lang w:val="en-GB"/>
              </w:rPr>
              <w:t>Span Opening</w:t>
            </w:r>
            <w:r w:rsidRPr="006807FD">
              <w:rPr>
                <w:rFonts w:ascii="Arial" w:hAnsi="Arial" w:cs="Arial"/>
                <w:sz w:val="18"/>
                <w:szCs w:val="22"/>
                <w:lang w:val="en-GB"/>
              </w:rPr>
              <w:t xml:space="preserve">, </w:t>
            </w:r>
            <w:r w:rsidRPr="007776D6">
              <w:rPr>
                <w:rFonts w:ascii="Arial" w:hAnsi="Arial" w:cs="Arial"/>
                <w:b/>
                <w:sz w:val="18"/>
                <w:szCs w:val="22"/>
                <w:lang w:val="en-GB"/>
              </w:rPr>
              <w:t>Two-</w:t>
            </w:r>
            <w:r>
              <w:rPr>
                <w:rFonts w:ascii="Arial" w:hAnsi="Arial" w:cs="Arial"/>
                <w:b/>
                <w:sz w:val="18"/>
                <w:szCs w:val="22"/>
                <w:lang w:val="en-GB"/>
              </w:rPr>
              <w:t>Way</w:t>
            </w:r>
            <w:r w:rsidRPr="007776D6">
              <w:rPr>
                <w:rFonts w:ascii="Arial" w:hAnsi="Arial" w:cs="Arial"/>
                <w:b/>
                <w:sz w:val="18"/>
                <w:szCs w:val="22"/>
                <w:lang w:val="en-GB"/>
              </w:rPr>
              <w:t xml:space="preserve"> Route Part, </w:t>
            </w:r>
            <w:r>
              <w:rPr>
                <w:rFonts w:ascii="Arial" w:hAnsi="Arial" w:cs="Arial"/>
                <w:b/>
                <w:sz w:val="18"/>
                <w:szCs w:val="22"/>
                <w:lang w:val="en-GB"/>
              </w:rPr>
              <w:t>Waterway Gauge</w:t>
            </w:r>
          </w:p>
        </w:tc>
        <w:tc>
          <w:tcPr>
            <w:tcW w:w="1429" w:type="dxa"/>
            <w:gridSpan w:val="2"/>
            <w:tcBorders>
              <w:top w:val="single" w:sz="4" w:space="0" w:color="000000"/>
              <w:left w:val="single" w:sz="4" w:space="0" w:color="000000"/>
              <w:bottom w:val="single" w:sz="4" w:space="0" w:color="000000"/>
              <w:right w:val="single" w:sz="4" w:space="0" w:color="000000"/>
            </w:tcBorders>
            <w:shd w:val="clear" w:color="auto" w:fill="auto"/>
          </w:tcPr>
          <w:p w14:paraId="0916E554" w14:textId="77777777" w:rsidR="00823210" w:rsidRPr="00561E3F" w:rsidRDefault="00823210" w:rsidP="00823210">
            <w:pPr>
              <w:spacing w:line="259" w:lineRule="auto"/>
              <w:rPr>
                <w:rFonts w:ascii="Arial" w:hAnsi="Arial" w:cs="Arial"/>
                <w:sz w:val="22"/>
                <w:szCs w:val="22"/>
                <w:lang w:val="en-GB"/>
              </w:rPr>
            </w:pPr>
            <w:r>
              <w:rPr>
                <w:rFonts w:ascii="Arial" w:hAnsi="Arial" w:cs="Arial"/>
                <w:sz w:val="18"/>
                <w:szCs w:val="22"/>
                <w:lang w:val="en-GB"/>
              </w:rPr>
              <w:t>Aggregation</w:t>
            </w:r>
            <w:r w:rsidRPr="00561E3F">
              <w:rPr>
                <w:rFonts w:ascii="Arial" w:hAnsi="Arial" w:cs="Arial"/>
                <w:sz w:val="18"/>
                <w:szCs w:val="22"/>
                <w:lang w:val="en-GB"/>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E6888ED" w14:textId="77777777" w:rsidR="00823210" w:rsidRPr="003B3BE9"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 xml:space="preserve">0,1 </w:t>
            </w:r>
          </w:p>
        </w:tc>
      </w:tr>
      <w:tr w:rsidR="00823210" w:rsidRPr="0057264D" w14:paraId="3F9D2913" w14:textId="77777777" w:rsidTr="00694B49">
        <w:tblPrEx>
          <w:tblCellMar>
            <w:top w:w="10" w:type="dxa"/>
            <w:bottom w:w="5" w:type="dxa"/>
            <w:right w:w="73" w:type="dxa"/>
          </w:tblCellMar>
        </w:tblPrEx>
        <w:trPr>
          <w:trHeight w:val="2199"/>
        </w:trPr>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615593F7" w14:textId="77777777" w:rsidR="00823210" w:rsidRPr="001E6FE9" w:rsidRDefault="00823210" w:rsidP="00823210">
            <w:pPr>
              <w:spacing w:line="259" w:lineRule="auto"/>
              <w:rPr>
                <w:rFonts w:ascii="Arial" w:hAnsi="Arial" w:cs="Arial"/>
                <w:sz w:val="22"/>
                <w:szCs w:val="22"/>
                <w:lang w:val="en-GB"/>
              </w:rPr>
            </w:pPr>
            <w:r>
              <w:rPr>
                <w:rFonts w:ascii="Arial" w:hAnsi="Arial" w:cs="Arial"/>
                <w:sz w:val="18"/>
                <w:szCs w:val="22"/>
                <w:lang w:val="en-GB"/>
              </w:rPr>
              <w:t>The Structure</w:t>
            </w:r>
            <w:r w:rsidRPr="0057264D">
              <w:rPr>
                <w:rFonts w:ascii="Arial" w:hAnsi="Arial" w:cs="Arial"/>
                <w:sz w:val="18"/>
                <w:szCs w:val="22"/>
                <w:lang w:val="en-GB"/>
              </w:rPr>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2B1A5847"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b/>
                <w:sz w:val="18"/>
                <w:szCs w:val="22"/>
                <w:lang w:val="en-GB"/>
              </w:rPr>
              <w:t>Structure/Equipment</w:t>
            </w:r>
            <w:r w:rsidRPr="003625E9">
              <w:rPr>
                <w:rFonts w:ascii="Arial" w:hAnsi="Arial" w:cs="Arial"/>
                <w:sz w:val="18"/>
                <w:szCs w:val="22"/>
                <w:lang w:val="en-GB"/>
              </w:rPr>
              <w:t xml:space="preserve"> (see clause </w:t>
            </w:r>
          </w:p>
          <w:p w14:paraId="2CB964B3" w14:textId="77777777" w:rsidR="00823210" w:rsidRPr="007B7F2B" w:rsidRDefault="00823210" w:rsidP="00823210">
            <w:pPr>
              <w:spacing w:line="259" w:lineRule="auto"/>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_Ref172549336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25.12</w:t>
            </w:r>
            <w:r>
              <w:rPr>
                <w:rFonts w:ascii="Arial" w:hAnsi="Arial" w:cs="Arial"/>
                <w:sz w:val="18"/>
                <w:szCs w:val="22"/>
                <w:lang w:val="en-GB"/>
              </w:rPr>
              <w:fldChar w:fldCharType="end"/>
            </w:r>
            <w:r w:rsidRPr="006807FD">
              <w:rPr>
                <w:rFonts w:ascii="Arial" w:hAnsi="Arial" w:cs="Arial"/>
                <w:sz w:val="18"/>
                <w:szCs w:val="22"/>
                <w:lang w:val="en-GB"/>
              </w:rPr>
              <w:t>)</w:t>
            </w:r>
            <w:r w:rsidRPr="006515C4">
              <w:rPr>
                <w:rFonts w:ascii="Arial" w:hAnsi="Arial" w:cs="Arial"/>
                <w:b/>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5F58F6C0" w14:textId="77777777" w:rsidR="00823210" w:rsidRPr="00C54ABA" w:rsidRDefault="00823210" w:rsidP="00823210">
            <w:pPr>
              <w:rPr>
                <w:rFonts w:ascii="Arial" w:hAnsi="Arial" w:cs="Arial"/>
                <w:sz w:val="22"/>
                <w:szCs w:val="22"/>
                <w:lang w:val="en-GB"/>
              </w:rPr>
            </w:pPr>
            <w:r w:rsidRPr="00561E3F">
              <w:rPr>
                <w:rFonts w:ascii="Arial" w:hAnsi="Arial" w:cs="Arial"/>
                <w:b/>
                <w:sz w:val="18"/>
                <w:szCs w:val="22"/>
                <w:lang w:val="en-GB"/>
              </w:rPr>
              <w:t>Daymark</w:t>
            </w:r>
            <w:r w:rsidRPr="00561E3F">
              <w:rPr>
                <w:rFonts w:ascii="Arial" w:hAnsi="Arial" w:cs="Arial"/>
                <w:sz w:val="18"/>
                <w:szCs w:val="22"/>
                <w:lang w:val="en-GB"/>
              </w:rPr>
              <w:t xml:space="preserve">, </w:t>
            </w:r>
            <w:r w:rsidRPr="003B3BE9">
              <w:rPr>
                <w:rFonts w:ascii="Arial" w:hAnsi="Arial" w:cs="Arial"/>
                <w:b/>
                <w:sz w:val="18"/>
                <w:szCs w:val="22"/>
                <w:lang w:val="en-GB"/>
              </w:rPr>
              <w:t>Distance Mark</w:t>
            </w:r>
            <w:r w:rsidRPr="003B3BE9">
              <w:rPr>
                <w:rFonts w:ascii="Arial" w:hAnsi="Arial" w:cs="Arial"/>
                <w:sz w:val="18"/>
                <w:szCs w:val="22"/>
                <w:lang w:val="en-GB"/>
              </w:rPr>
              <w:t xml:space="preserve">, </w:t>
            </w:r>
            <w:r w:rsidRPr="004253C0">
              <w:rPr>
                <w:rFonts w:ascii="Arial" w:hAnsi="Arial" w:cs="Arial"/>
                <w:b/>
                <w:sz w:val="18"/>
                <w:szCs w:val="22"/>
                <w:lang w:val="en-GB"/>
              </w:rPr>
              <w:t>Fog Signal</w:t>
            </w:r>
            <w:r w:rsidRPr="004253C0">
              <w:rPr>
                <w:rFonts w:ascii="Arial" w:hAnsi="Arial" w:cs="Arial"/>
                <w:sz w:val="18"/>
                <w:szCs w:val="22"/>
                <w:lang w:val="en-GB"/>
              </w:rPr>
              <w:t xml:space="preserve">, </w:t>
            </w:r>
            <w:r w:rsidRPr="00C54ABA">
              <w:rPr>
                <w:rFonts w:ascii="Arial" w:hAnsi="Arial" w:cs="Arial"/>
                <w:b/>
                <w:sz w:val="18"/>
                <w:szCs w:val="22"/>
                <w:lang w:val="en-GB"/>
              </w:rPr>
              <w:t xml:space="preserve">Light Air </w:t>
            </w:r>
          </w:p>
          <w:p w14:paraId="72FF07C7"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b/>
                <w:sz w:val="18"/>
                <w:szCs w:val="22"/>
                <w:lang w:val="en-GB"/>
              </w:rPr>
              <w:t>O</w:t>
            </w:r>
            <w:r>
              <w:rPr>
                <w:rFonts w:ascii="Arial" w:hAnsi="Arial" w:cs="Arial"/>
                <w:b/>
                <w:sz w:val="18"/>
                <w:szCs w:val="22"/>
                <w:lang w:val="en-GB"/>
              </w:rPr>
              <w:t>b</w:t>
            </w:r>
            <w:r w:rsidRPr="0057264D">
              <w:rPr>
                <w:rFonts w:ascii="Arial" w:hAnsi="Arial" w:cs="Arial"/>
                <w:b/>
                <w:sz w:val="18"/>
                <w:szCs w:val="22"/>
                <w:lang w:val="en-GB"/>
              </w:rPr>
              <w:t>struction</w:t>
            </w:r>
            <w:r w:rsidRPr="0057264D">
              <w:rPr>
                <w:rFonts w:ascii="Arial" w:hAnsi="Arial" w:cs="Arial"/>
                <w:sz w:val="18"/>
                <w:szCs w:val="22"/>
                <w:lang w:val="en-GB"/>
              </w:rPr>
              <w:t xml:space="preserve">, </w:t>
            </w:r>
            <w:r w:rsidRPr="0057264D">
              <w:rPr>
                <w:rFonts w:ascii="Arial" w:hAnsi="Arial" w:cs="Arial"/>
                <w:b/>
                <w:sz w:val="18"/>
                <w:szCs w:val="22"/>
                <w:lang w:val="en-GB"/>
              </w:rPr>
              <w:t xml:space="preserve">Light All </w:t>
            </w:r>
          </w:p>
          <w:p w14:paraId="3CDA49F1"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b/>
                <w:sz w:val="18"/>
                <w:szCs w:val="22"/>
                <w:lang w:val="en-GB"/>
              </w:rPr>
              <w:t>Around</w:t>
            </w:r>
            <w:r w:rsidRPr="0057264D">
              <w:rPr>
                <w:rFonts w:ascii="Arial" w:hAnsi="Arial" w:cs="Arial"/>
                <w:sz w:val="18"/>
                <w:szCs w:val="22"/>
                <w:lang w:val="en-GB"/>
              </w:rPr>
              <w:t xml:space="preserve">, </w:t>
            </w:r>
            <w:r w:rsidRPr="0057264D">
              <w:rPr>
                <w:rFonts w:ascii="Arial" w:hAnsi="Arial" w:cs="Arial"/>
                <w:b/>
                <w:sz w:val="18"/>
                <w:szCs w:val="22"/>
                <w:lang w:val="en-GB"/>
              </w:rPr>
              <w:t>Light Sectored</w:t>
            </w:r>
            <w:r w:rsidRPr="0057264D">
              <w:rPr>
                <w:rFonts w:ascii="Arial" w:hAnsi="Arial" w:cs="Arial"/>
                <w:sz w:val="18"/>
                <w:szCs w:val="22"/>
                <w:lang w:val="en-GB"/>
              </w:rPr>
              <w:t xml:space="preserve">, </w:t>
            </w:r>
            <w:r w:rsidRPr="00184EAD">
              <w:rPr>
                <w:rFonts w:ascii="Arial" w:hAnsi="Arial" w:cs="Arial"/>
                <w:b/>
                <w:sz w:val="18"/>
                <w:szCs w:val="22"/>
                <w:lang w:val="en-GB"/>
              </w:rPr>
              <w:t>Notice Mark,</w:t>
            </w:r>
            <w:r>
              <w:rPr>
                <w:rFonts w:ascii="Arial" w:hAnsi="Arial" w:cs="Arial"/>
                <w:sz w:val="18"/>
                <w:szCs w:val="22"/>
                <w:lang w:val="en-GB"/>
              </w:rPr>
              <w:t xml:space="preserve"> </w:t>
            </w:r>
            <w:r w:rsidRPr="0057264D">
              <w:rPr>
                <w:rFonts w:ascii="Arial" w:hAnsi="Arial" w:cs="Arial"/>
                <w:b/>
                <w:sz w:val="18"/>
                <w:szCs w:val="22"/>
                <w:lang w:val="en-GB"/>
              </w:rPr>
              <w:t>Physical AIS Aid to Navigation</w:t>
            </w:r>
            <w:r w:rsidRPr="0057264D">
              <w:rPr>
                <w:rFonts w:ascii="Arial" w:hAnsi="Arial" w:cs="Arial"/>
                <w:sz w:val="18"/>
                <w:szCs w:val="22"/>
                <w:lang w:val="en-GB"/>
              </w:rPr>
              <w:t xml:space="preserve">, </w:t>
            </w:r>
            <w:r w:rsidRPr="0057264D">
              <w:rPr>
                <w:rFonts w:ascii="Arial" w:hAnsi="Arial" w:cs="Arial"/>
                <w:b/>
                <w:sz w:val="18"/>
                <w:szCs w:val="22"/>
                <w:lang w:val="en-GB"/>
              </w:rPr>
              <w:t>Radar Transponder Beacon</w:t>
            </w:r>
            <w:r w:rsidRPr="0057264D">
              <w:rPr>
                <w:rFonts w:ascii="Arial" w:hAnsi="Arial" w:cs="Arial"/>
                <w:sz w:val="18"/>
                <w:szCs w:val="22"/>
                <w:lang w:val="en-GB"/>
              </w:rPr>
              <w:t xml:space="preserve">, </w:t>
            </w:r>
            <w:r>
              <w:rPr>
                <w:rFonts w:ascii="Arial" w:hAnsi="Arial" w:cs="Arial"/>
                <w:b/>
                <w:sz w:val="18"/>
                <w:szCs w:val="22"/>
                <w:lang w:val="en-GB"/>
              </w:rPr>
              <w:t xml:space="preserve">Sensor, </w:t>
            </w:r>
            <w:r w:rsidRPr="0057264D">
              <w:rPr>
                <w:rFonts w:ascii="Arial" w:hAnsi="Arial" w:cs="Arial"/>
                <w:b/>
                <w:sz w:val="18"/>
                <w:szCs w:val="22"/>
                <w:lang w:val="en-GB"/>
              </w:rPr>
              <w:t>Signal Station Traffic</w:t>
            </w:r>
            <w:r w:rsidRPr="0057264D">
              <w:rPr>
                <w:rFonts w:ascii="Arial" w:hAnsi="Arial" w:cs="Arial"/>
                <w:sz w:val="18"/>
                <w:szCs w:val="22"/>
                <w:lang w:val="en-GB"/>
              </w:rPr>
              <w:t xml:space="preserve">, </w:t>
            </w:r>
            <w:r w:rsidRPr="0057264D">
              <w:rPr>
                <w:rFonts w:ascii="Arial" w:hAnsi="Arial" w:cs="Arial"/>
                <w:b/>
                <w:sz w:val="18"/>
                <w:szCs w:val="22"/>
                <w:lang w:val="en-GB"/>
              </w:rPr>
              <w:t xml:space="preserve">Signal </w:t>
            </w:r>
          </w:p>
          <w:p w14:paraId="1D536491"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b/>
                <w:sz w:val="18"/>
                <w:szCs w:val="22"/>
                <w:lang w:val="en-GB"/>
              </w:rPr>
              <w:t xml:space="preserve">Station Warning </w:t>
            </w:r>
          </w:p>
        </w:tc>
        <w:tc>
          <w:tcPr>
            <w:tcW w:w="1429" w:type="dxa"/>
            <w:gridSpan w:val="2"/>
            <w:tcBorders>
              <w:top w:val="single" w:sz="4" w:space="0" w:color="000000"/>
              <w:left w:val="single" w:sz="4" w:space="0" w:color="000000"/>
              <w:bottom w:val="single" w:sz="4" w:space="0" w:color="000000"/>
              <w:right w:val="single" w:sz="4" w:space="0" w:color="000000"/>
            </w:tcBorders>
            <w:shd w:val="clear" w:color="auto" w:fill="auto"/>
          </w:tcPr>
          <w:p w14:paraId="2345C321" w14:textId="77777777" w:rsidR="00823210" w:rsidRPr="00513D48" w:rsidRDefault="00823210" w:rsidP="00823210">
            <w:pPr>
              <w:spacing w:line="259" w:lineRule="auto"/>
              <w:rPr>
                <w:rFonts w:ascii="Arial" w:hAnsi="Arial" w:cs="Arial"/>
                <w:sz w:val="22"/>
                <w:szCs w:val="22"/>
                <w:lang w:val="en-GB"/>
              </w:rPr>
            </w:pPr>
            <w:r>
              <w:rPr>
                <w:rFonts w:ascii="Arial" w:hAnsi="Arial" w:cs="Arial"/>
                <w:sz w:val="18"/>
                <w:szCs w:val="22"/>
                <w:lang w:val="en-GB"/>
              </w:rPr>
              <w:t>Composition</w:t>
            </w:r>
            <w:r w:rsidRPr="001E6FE9">
              <w:rPr>
                <w:rFonts w:ascii="Arial" w:hAnsi="Arial" w:cs="Arial"/>
                <w:sz w:val="18"/>
                <w:szCs w:val="22"/>
                <w:lang w:val="en-GB"/>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65B8229" w14:textId="77777777" w:rsidR="00823210" w:rsidRPr="003625E9" w:rsidRDefault="00823210" w:rsidP="00823210">
            <w:pPr>
              <w:spacing w:line="259" w:lineRule="auto"/>
              <w:rPr>
                <w:rFonts w:ascii="Arial" w:hAnsi="Arial" w:cs="Arial"/>
                <w:sz w:val="22"/>
                <w:szCs w:val="22"/>
                <w:lang w:val="en-GB"/>
              </w:rPr>
            </w:pPr>
            <w:r w:rsidRPr="003625E9">
              <w:rPr>
                <w:rFonts w:ascii="Arial" w:hAnsi="Arial" w:cs="Arial"/>
                <w:sz w:val="18"/>
                <w:szCs w:val="22"/>
                <w:lang w:val="en-GB"/>
              </w:rPr>
              <w:t>0,</w:t>
            </w:r>
            <w:r>
              <w:rPr>
                <w:rFonts w:ascii="Arial" w:hAnsi="Arial" w:cs="Arial"/>
                <w:sz w:val="18"/>
                <w:szCs w:val="22"/>
                <w:lang w:val="en-GB"/>
              </w:rPr>
              <w:t>1</w:t>
            </w:r>
          </w:p>
        </w:tc>
      </w:tr>
      <w:tr w:rsidR="00823210" w:rsidRPr="0057264D" w14:paraId="6E017265" w14:textId="77777777" w:rsidTr="00694B49">
        <w:tblPrEx>
          <w:tblCellMar>
            <w:top w:w="10" w:type="dxa"/>
            <w:bottom w:w="5" w:type="dxa"/>
            <w:right w:w="73" w:type="dxa"/>
          </w:tblCellMar>
        </w:tblPrEx>
        <w:trPr>
          <w:trHeight w:val="501"/>
        </w:trPr>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0B3D9100" w14:textId="77777777" w:rsidR="00823210" w:rsidRDefault="00823210" w:rsidP="00823210">
            <w:pPr>
              <w:spacing w:line="259" w:lineRule="auto"/>
              <w:rPr>
                <w:rFonts w:ascii="Arial" w:hAnsi="Arial" w:cs="Arial"/>
                <w:sz w:val="18"/>
                <w:szCs w:val="22"/>
                <w:lang w:val="en-GB"/>
              </w:rPr>
            </w:pPr>
            <w:r>
              <w:rPr>
                <w:rFonts w:ascii="Arial" w:hAnsi="Arial" w:cs="Arial"/>
                <w:sz w:val="18"/>
                <w:szCs w:val="22"/>
                <w:lang w:val="en-GB"/>
              </w:rPr>
              <w:t>The Component</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53F07155" w14:textId="77777777" w:rsidR="00823210" w:rsidRPr="00513D48" w:rsidRDefault="00823210" w:rsidP="00823210">
            <w:pPr>
              <w:spacing w:line="259" w:lineRule="auto"/>
              <w:rPr>
                <w:rFonts w:ascii="Arial" w:hAnsi="Arial" w:cs="Arial"/>
                <w:b/>
                <w:sz w:val="18"/>
                <w:szCs w:val="22"/>
                <w:lang w:val="en-GB"/>
              </w:rPr>
            </w:pPr>
            <w:r>
              <w:rPr>
                <w:rFonts w:ascii="Arial" w:hAnsi="Arial" w:cs="Arial"/>
                <w:b/>
                <w:sz w:val="18"/>
                <w:szCs w:val="22"/>
                <w:lang w:val="en-GB"/>
              </w:rPr>
              <w:t xml:space="preserve">Lock Aggregation </w:t>
            </w:r>
            <w:r>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_Ref193195894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25.23</w:t>
            </w:r>
            <w:r>
              <w:rPr>
                <w:rFonts w:ascii="Arial" w:hAnsi="Arial" w:cs="Arial"/>
                <w:sz w:val="18"/>
                <w:szCs w:val="22"/>
                <w:lang w:val="en-GB"/>
              </w:rPr>
              <w:fldChar w:fldCharType="end"/>
            </w:r>
            <w:r>
              <w:rPr>
                <w:rFonts w:ascii="Arial" w:hAnsi="Arial" w:cs="Arial"/>
                <w:sz w:val="18"/>
                <w:szCs w:val="22"/>
                <w:lang w:val="en-GB"/>
              </w:rPr>
              <w:t>)</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4A38BCE5" w14:textId="77777777" w:rsidR="00823210" w:rsidRPr="006515C4" w:rsidRDefault="00823210" w:rsidP="00823210">
            <w:pPr>
              <w:spacing w:line="259" w:lineRule="auto"/>
              <w:rPr>
                <w:rFonts w:ascii="Arial" w:hAnsi="Arial" w:cs="Arial"/>
                <w:b/>
                <w:sz w:val="18"/>
                <w:szCs w:val="22"/>
                <w:lang w:val="en-GB"/>
              </w:rPr>
            </w:pPr>
            <w:r>
              <w:rPr>
                <w:rFonts w:ascii="Arial" w:hAnsi="Arial" w:cs="Arial"/>
                <w:b/>
                <w:sz w:val="18"/>
                <w:szCs w:val="22"/>
                <w:lang w:val="en-GB"/>
              </w:rPr>
              <w:t>Lock Basin</w:t>
            </w:r>
          </w:p>
        </w:tc>
        <w:tc>
          <w:tcPr>
            <w:tcW w:w="1429" w:type="dxa"/>
            <w:gridSpan w:val="2"/>
            <w:tcBorders>
              <w:top w:val="single" w:sz="4" w:space="0" w:color="000000"/>
              <w:left w:val="single" w:sz="4" w:space="0" w:color="000000"/>
              <w:bottom w:val="single" w:sz="4" w:space="0" w:color="000000"/>
              <w:right w:val="single" w:sz="4" w:space="0" w:color="000000"/>
            </w:tcBorders>
            <w:shd w:val="clear" w:color="auto" w:fill="auto"/>
          </w:tcPr>
          <w:p w14:paraId="7DB3700F" w14:textId="77777777" w:rsidR="00823210" w:rsidRPr="001E6FE9" w:rsidRDefault="00823210" w:rsidP="00823210">
            <w:pPr>
              <w:spacing w:line="259" w:lineRule="auto"/>
              <w:rPr>
                <w:rFonts w:ascii="Arial" w:hAnsi="Arial" w:cs="Arial"/>
                <w:sz w:val="18"/>
                <w:szCs w:val="22"/>
                <w:lang w:val="en-GB"/>
              </w:rPr>
            </w:pPr>
            <w:r>
              <w:rPr>
                <w:rFonts w:ascii="Arial" w:hAnsi="Arial" w:cs="Arial"/>
                <w:sz w:val="18"/>
                <w:szCs w:val="22"/>
                <w:lang w:val="en-GB"/>
              </w:rPr>
              <w:t>Association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7DEEB9A" w14:textId="77777777" w:rsidR="00823210" w:rsidRPr="003625E9" w:rsidRDefault="00823210" w:rsidP="00823210">
            <w:pPr>
              <w:spacing w:line="259" w:lineRule="auto"/>
              <w:rPr>
                <w:rFonts w:ascii="Arial" w:hAnsi="Arial" w:cs="Arial"/>
                <w:sz w:val="18"/>
                <w:szCs w:val="22"/>
                <w:lang w:val="en-GB"/>
              </w:rPr>
            </w:pPr>
            <w:r>
              <w:rPr>
                <w:rFonts w:ascii="Arial" w:hAnsi="Arial" w:cs="Arial"/>
                <w:sz w:val="18"/>
                <w:szCs w:val="22"/>
                <w:lang w:val="en-GB"/>
              </w:rPr>
              <w:t>0,*</w:t>
            </w:r>
          </w:p>
        </w:tc>
      </w:tr>
      <w:tr w:rsidR="00823210" w:rsidRPr="0057264D" w14:paraId="0CFA984C" w14:textId="77777777" w:rsidTr="00694B49">
        <w:tblPrEx>
          <w:tblCellMar>
            <w:top w:w="10" w:type="dxa"/>
            <w:bottom w:w="5" w:type="dxa"/>
            <w:right w:w="73" w:type="dxa"/>
          </w:tblCellMar>
        </w:tblPrEx>
        <w:trPr>
          <w:trHeight w:val="751"/>
        </w:trPr>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488E8BC5" w14:textId="77777777" w:rsidR="00823210" w:rsidRPr="001E6FE9" w:rsidRDefault="00823210" w:rsidP="00823210">
            <w:pPr>
              <w:spacing w:line="259" w:lineRule="auto"/>
              <w:rPr>
                <w:rFonts w:ascii="Arial" w:hAnsi="Arial" w:cs="Arial"/>
                <w:sz w:val="22"/>
                <w:szCs w:val="22"/>
                <w:lang w:val="en-GB"/>
              </w:rPr>
            </w:pPr>
            <w:r>
              <w:rPr>
                <w:rFonts w:ascii="Arial" w:hAnsi="Arial" w:cs="Arial"/>
                <w:sz w:val="18"/>
                <w:szCs w:val="22"/>
                <w:lang w:val="en-GB"/>
              </w:rPr>
              <w:t xml:space="preserve">The </w:t>
            </w:r>
            <w:r w:rsidRPr="0057264D">
              <w:rPr>
                <w:rFonts w:ascii="Arial" w:hAnsi="Arial" w:cs="Arial"/>
                <w:sz w:val="18"/>
                <w:szCs w:val="22"/>
                <w:lang w:val="en-GB"/>
              </w:rPr>
              <w:t xml:space="preserve">Component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1F94E0CE" w14:textId="77777777" w:rsidR="00823210" w:rsidRPr="006807FD" w:rsidRDefault="00823210" w:rsidP="00823210">
            <w:pPr>
              <w:spacing w:line="259" w:lineRule="auto"/>
              <w:rPr>
                <w:rFonts w:ascii="Arial" w:hAnsi="Arial" w:cs="Arial"/>
                <w:sz w:val="22"/>
                <w:szCs w:val="22"/>
                <w:lang w:val="en-GB"/>
              </w:rPr>
            </w:pPr>
            <w:r w:rsidRPr="00513D48">
              <w:rPr>
                <w:rFonts w:ascii="Arial" w:hAnsi="Arial" w:cs="Arial"/>
                <w:b/>
                <w:sz w:val="18"/>
                <w:szCs w:val="22"/>
                <w:lang w:val="en-GB"/>
              </w:rPr>
              <w:t>Aids to Navigation Association</w:t>
            </w:r>
            <w:r w:rsidRPr="003625E9">
              <w:rPr>
                <w:rFonts w:ascii="Arial" w:hAnsi="Arial" w:cs="Arial"/>
                <w:sz w:val="18"/>
                <w:szCs w:val="22"/>
                <w:lang w:val="en-GB"/>
              </w:rPr>
              <w:t xml:space="preserve"> (see clause </w:t>
            </w:r>
            <w:r>
              <w:rPr>
                <w:rFonts w:ascii="Arial" w:hAnsi="Arial" w:cs="Arial"/>
                <w:sz w:val="18"/>
                <w:szCs w:val="22"/>
                <w:lang w:val="en-GB"/>
              </w:rPr>
              <w:fldChar w:fldCharType="begin"/>
            </w:r>
            <w:r>
              <w:rPr>
                <w:rFonts w:ascii="Arial" w:hAnsi="Arial" w:cs="Arial"/>
                <w:sz w:val="18"/>
                <w:szCs w:val="22"/>
                <w:lang w:val="en-GB"/>
              </w:rPr>
              <w:instrText xml:space="preserve"> REF _Ref172534902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25.2</w:t>
            </w:r>
            <w:r>
              <w:rPr>
                <w:rFonts w:ascii="Arial" w:hAnsi="Arial" w:cs="Arial"/>
                <w:sz w:val="18"/>
                <w:szCs w:val="22"/>
                <w:lang w:val="en-GB"/>
              </w:rPr>
              <w:fldChar w:fldCharType="end"/>
            </w:r>
            <w:r w:rsidRPr="003625E9">
              <w:rPr>
                <w:rFonts w:ascii="Arial" w:hAnsi="Arial" w:cs="Arial"/>
                <w:sz w:val="18"/>
                <w:szCs w:val="22"/>
                <w:lang w:val="en-GB"/>
              </w:rPr>
              <w:t>)</w:t>
            </w:r>
            <w:r w:rsidRPr="003625E9">
              <w:rPr>
                <w:rFonts w:ascii="Arial" w:hAnsi="Arial" w:cs="Arial"/>
                <w:b/>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2D810951" w14:textId="77777777" w:rsidR="00823210" w:rsidRPr="00561E3F" w:rsidRDefault="00823210" w:rsidP="00823210">
            <w:pPr>
              <w:spacing w:line="259" w:lineRule="auto"/>
              <w:rPr>
                <w:rFonts w:ascii="Arial" w:hAnsi="Arial" w:cs="Arial"/>
                <w:sz w:val="22"/>
                <w:szCs w:val="22"/>
                <w:lang w:val="en-GB"/>
              </w:rPr>
            </w:pPr>
            <w:r w:rsidRPr="006515C4">
              <w:rPr>
                <w:rFonts w:ascii="Arial" w:hAnsi="Arial" w:cs="Arial"/>
                <w:b/>
                <w:sz w:val="18"/>
                <w:szCs w:val="22"/>
                <w:lang w:val="en-GB"/>
              </w:rPr>
              <w:t>Fairway System</w:t>
            </w:r>
            <w:r w:rsidRPr="007B7F2B">
              <w:rPr>
                <w:rFonts w:ascii="Arial" w:hAnsi="Arial" w:cs="Arial"/>
                <w:sz w:val="18"/>
                <w:szCs w:val="22"/>
                <w:lang w:val="en-GB"/>
              </w:rPr>
              <w:t xml:space="preserve">, </w:t>
            </w:r>
            <w:r w:rsidRPr="00561E3F">
              <w:rPr>
                <w:rFonts w:ascii="Arial" w:hAnsi="Arial" w:cs="Arial"/>
                <w:b/>
                <w:sz w:val="18"/>
                <w:szCs w:val="22"/>
                <w:lang w:val="en-GB"/>
              </w:rPr>
              <w:t xml:space="preserve">Traffic </w:t>
            </w:r>
          </w:p>
          <w:p w14:paraId="4A4F3108" w14:textId="77777777" w:rsidR="00823210" w:rsidRPr="0057264D" w:rsidRDefault="00823210" w:rsidP="00823210">
            <w:pPr>
              <w:spacing w:line="259" w:lineRule="auto"/>
              <w:rPr>
                <w:rFonts w:ascii="Arial" w:hAnsi="Arial" w:cs="Arial"/>
                <w:sz w:val="22"/>
                <w:szCs w:val="22"/>
                <w:lang w:val="en-GB"/>
              </w:rPr>
            </w:pPr>
            <w:r w:rsidRPr="003B3BE9">
              <w:rPr>
                <w:rFonts w:ascii="Arial" w:hAnsi="Arial" w:cs="Arial"/>
                <w:b/>
                <w:sz w:val="18"/>
                <w:szCs w:val="22"/>
                <w:lang w:val="en-GB"/>
              </w:rPr>
              <w:t>Separation Scheme</w:t>
            </w:r>
            <w:r w:rsidRPr="004253C0">
              <w:rPr>
                <w:rFonts w:ascii="Arial" w:hAnsi="Arial" w:cs="Arial"/>
                <w:sz w:val="18"/>
                <w:szCs w:val="22"/>
                <w:lang w:val="en-GB"/>
              </w:rPr>
              <w:t xml:space="preserve">, </w:t>
            </w:r>
            <w:proofErr w:type="spellStart"/>
            <w:r w:rsidRPr="004253C0">
              <w:rPr>
                <w:rFonts w:ascii="Arial" w:hAnsi="Arial" w:cs="Arial"/>
                <w:b/>
                <w:sz w:val="18"/>
                <w:szCs w:val="22"/>
                <w:lang w:val="en-GB"/>
              </w:rPr>
              <w:t>TwoWay</w:t>
            </w:r>
            <w:proofErr w:type="spellEnd"/>
            <w:r w:rsidRPr="004253C0">
              <w:rPr>
                <w:rFonts w:ascii="Arial" w:hAnsi="Arial" w:cs="Arial"/>
                <w:b/>
                <w:sz w:val="18"/>
                <w:szCs w:val="22"/>
                <w:lang w:val="en-GB"/>
              </w:rPr>
              <w:t xml:space="preserve"> Route </w:t>
            </w:r>
          </w:p>
        </w:tc>
        <w:tc>
          <w:tcPr>
            <w:tcW w:w="1429" w:type="dxa"/>
            <w:gridSpan w:val="2"/>
            <w:tcBorders>
              <w:top w:val="single" w:sz="4" w:space="0" w:color="000000"/>
              <w:left w:val="single" w:sz="4" w:space="0" w:color="000000"/>
              <w:bottom w:val="single" w:sz="4" w:space="0" w:color="000000"/>
              <w:right w:val="single" w:sz="4" w:space="0" w:color="000000"/>
            </w:tcBorders>
            <w:shd w:val="clear" w:color="auto" w:fill="auto"/>
          </w:tcPr>
          <w:p w14:paraId="5B18DA1E" w14:textId="77777777" w:rsidR="00823210" w:rsidRPr="00513D48" w:rsidRDefault="00823210" w:rsidP="00823210">
            <w:pPr>
              <w:spacing w:line="259" w:lineRule="auto"/>
              <w:rPr>
                <w:rFonts w:ascii="Arial" w:hAnsi="Arial" w:cs="Arial"/>
                <w:sz w:val="22"/>
                <w:szCs w:val="22"/>
                <w:lang w:val="en-GB"/>
              </w:rPr>
            </w:pPr>
            <w:r w:rsidRPr="001E6FE9">
              <w:rPr>
                <w:rFonts w:ascii="Arial" w:hAnsi="Arial" w:cs="Arial"/>
                <w:sz w:val="18"/>
                <w:szCs w:val="22"/>
                <w:lang w:val="en-GB"/>
              </w:rPr>
              <w:t xml:space="preserve">Association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374A569" w14:textId="77777777" w:rsidR="00823210" w:rsidRPr="003625E9" w:rsidRDefault="00823210" w:rsidP="00823210">
            <w:pPr>
              <w:spacing w:line="259" w:lineRule="auto"/>
              <w:rPr>
                <w:rFonts w:ascii="Arial" w:hAnsi="Arial" w:cs="Arial"/>
                <w:sz w:val="22"/>
                <w:szCs w:val="22"/>
                <w:lang w:val="en-GB"/>
              </w:rPr>
            </w:pPr>
            <w:r w:rsidRPr="003625E9">
              <w:rPr>
                <w:rFonts w:ascii="Arial" w:hAnsi="Arial" w:cs="Arial"/>
                <w:sz w:val="18"/>
                <w:szCs w:val="22"/>
                <w:lang w:val="en-GB"/>
              </w:rPr>
              <w:t>0,</w:t>
            </w:r>
            <w:r>
              <w:rPr>
                <w:rFonts w:ascii="Arial" w:hAnsi="Arial" w:cs="Arial"/>
                <w:sz w:val="18"/>
                <w:szCs w:val="22"/>
                <w:lang w:val="en-GB"/>
              </w:rPr>
              <w:t>*</w:t>
            </w:r>
          </w:p>
        </w:tc>
      </w:tr>
      <w:tr w:rsidR="00823210" w:rsidRPr="0057264D" w14:paraId="4F4CED42" w14:textId="77777777" w:rsidTr="00694B49">
        <w:tblPrEx>
          <w:tblCellMar>
            <w:top w:w="10" w:type="dxa"/>
            <w:bottom w:w="5" w:type="dxa"/>
            <w:right w:w="73" w:type="dxa"/>
          </w:tblCellMar>
        </w:tblPrEx>
        <w:trPr>
          <w:trHeight w:val="796"/>
        </w:trPr>
        <w:tc>
          <w:tcPr>
            <w:tcW w:w="1382" w:type="dxa"/>
            <w:tcBorders>
              <w:top w:val="single" w:sz="4" w:space="0" w:color="000000"/>
              <w:left w:val="single" w:sz="4" w:space="0" w:color="000000"/>
              <w:right w:val="single" w:sz="4" w:space="0" w:color="000000"/>
            </w:tcBorders>
            <w:shd w:val="clear" w:color="auto" w:fill="auto"/>
          </w:tcPr>
          <w:p w14:paraId="04B14559" w14:textId="77777777" w:rsidR="00823210" w:rsidRPr="001E6FE9" w:rsidRDefault="00823210" w:rsidP="00823210">
            <w:pPr>
              <w:spacing w:line="259" w:lineRule="auto"/>
              <w:rPr>
                <w:rFonts w:ascii="Arial" w:hAnsi="Arial" w:cs="Arial"/>
                <w:sz w:val="22"/>
                <w:szCs w:val="22"/>
                <w:lang w:val="en-GB"/>
              </w:rPr>
            </w:pPr>
            <w:r>
              <w:rPr>
                <w:rFonts w:ascii="Arial" w:hAnsi="Arial" w:cs="Arial"/>
                <w:sz w:val="18"/>
                <w:szCs w:val="22"/>
                <w:lang w:val="en-GB"/>
              </w:rPr>
              <w:t>The Updated Object</w:t>
            </w:r>
            <w:r w:rsidRPr="0057264D">
              <w:rPr>
                <w:rFonts w:ascii="Arial" w:hAnsi="Arial" w:cs="Arial"/>
                <w:sz w:val="18"/>
                <w:szCs w:val="22"/>
                <w:lang w:val="en-GB"/>
              </w:rPr>
              <w:t xml:space="preserve"> </w:t>
            </w:r>
          </w:p>
        </w:tc>
        <w:tc>
          <w:tcPr>
            <w:tcW w:w="3142" w:type="dxa"/>
            <w:gridSpan w:val="3"/>
            <w:tcBorders>
              <w:top w:val="single" w:sz="4" w:space="0" w:color="000000"/>
              <w:left w:val="single" w:sz="4" w:space="0" w:color="000000"/>
              <w:right w:val="single" w:sz="4" w:space="0" w:color="000000"/>
            </w:tcBorders>
            <w:shd w:val="clear" w:color="auto" w:fill="auto"/>
          </w:tcPr>
          <w:p w14:paraId="1FBE217B" w14:textId="77777777" w:rsidR="00823210" w:rsidRPr="003625E9" w:rsidRDefault="00823210" w:rsidP="00823210">
            <w:pPr>
              <w:spacing w:line="259" w:lineRule="auto"/>
              <w:rPr>
                <w:rFonts w:ascii="Arial" w:hAnsi="Arial" w:cs="Arial"/>
                <w:sz w:val="22"/>
                <w:szCs w:val="22"/>
                <w:lang w:val="en-GB"/>
              </w:rPr>
            </w:pPr>
            <w:r w:rsidRPr="00513D48">
              <w:rPr>
                <w:rFonts w:ascii="Arial" w:hAnsi="Arial" w:cs="Arial"/>
                <w:b/>
                <w:sz w:val="18"/>
                <w:szCs w:val="22"/>
                <w:lang w:val="en-GB"/>
              </w:rPr>
              <w:t>Updated Information</w:t>
            </w:r>
            <w:r w:rsidRPr="003625E9">
              <w:rPr>
                <w:rFonts w:ascii="Arial" w:hAnsi="Arial" w:cs="Arial"/>
                <w:sz w:val="18"/>
                <w:szCs w:val="22"/>
                <w:lang w:val="en-GB"/>
              </w:rPr>
              <w:t xml:space="preserve"> (see clause </w:t>
            </w:r>
          </w:p>
          <w:p w14:paraId="5C171D5C" w14:textId="77777777" w:rsidR="00823210" w:rsidRPr="006515C4" w:rsidRDefault="00823210" w:rsidP="00823210">
            <w:pPr>
              <w:spacing w:line="259" w:lineRule="auto"/>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_Ref172550509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25.16</w:t>
            </w:r>
            <w:r>
              <w:rPr>
                <w:rFonts w:ascii="Arial" w:hAnsi="Arial" w:cs="Arial"/>
                <w:sz w:val="18"/>
                <w:szCs w:val="22"/>
                <w:lang w:val="en-GB"/>
              </w:rPr>
              <w:fldChar w:fldCharType="end"/>
            </w:r>
            <w:r w:rsidRPr="006807FD">
              <w:rPr>
                <w:rFonts w:ascii="Arial" w:hAnsi="Arial" w:cs="Arial"/>
                <w:sz w:val="18"/>
                <w:szCs w:val="22"/>
                <w:lang w:val="en-GB"/>
              </w:rPr>
              <w:t xml:space="preserve">) </w:t>
            </w:r>
          </w:p>
        </w:tc>
        <w:tc>
          <w:tcPr>
            <w:tcW w:w="2672" w:type="dxa"/>
            <w:gridSpan w:val="3"/>
            <w:tcBorders>
              <w:top w:val="single" w:sz="4" w:space="0" w:color="000000"/>
              <w:left w:val="single" w:sz="4" w:space="0" w:color="000000"/>
              <w:right w:val="single" w:sz="4" w:space="0" w:color="000000"/>
            </w:tcBorders>
            <w:shd w:val="clear" w:color="auto" w:fill="auto"/>
          </w:tcPr>
          <w:p w14:paraId="7DCE3CAB" w14:textId="77777777" w:rsidR="00823210" w:rsidRPr="00561E3F" w:rsidRDefault="00823210" w:rsidP="00823210">
            <w:pPr>
              <w:spacing w:line="259" w:lineRule="auto"/>
              <w:rPr>
                <w:rFonts w:ascii="Arial" w:hAnsi="Arial" w:cs="Arial"/>
                <w:sz w:val="22"/>
                <w:szCs w:val="22"/>
                <w:lang w:val="en-GB"/>
              </w:rPr>
            </w:pPr>
            <w:r w:rsidRPr="007B7F2B">
              <w:rPr>
                <w:rFonts w:ascii="Arial" w:hAnsi="Arial" w:cs="Arial"/>
                <w:b/>
                <w:sz w:val="18"/>
                <w:szCs w:val="22"/>
                <w:lang w:val="en-GB"/>
              </w:rPr>
              <w:t xml:space="preserve">Update Information </w:t>
            </w:r>
          </w:p>
        </w:tc>
        <w:tc>
          <w:tcPr>
            <w:tcW w:w="1429" w:type="dxa"/>
            <w:gridSpan w:val="2"/>
            <w:tcBorders>
              <w:top w:val="single" w:sz="4" w:space="0" w:color="000000"/>
              <w:left w:val="single" w:sz="4" w:space="0" w:color="000000"/>
              <w:right w:val="single" w:sz="4" w:space="0" w:color="000000"/>
            </w:tcBorders>
            <w:shd w:val="clear" w:color="auto" w:fill="auto"/>
          </w:tcPr>
          <w:p w14:paraId="6BFA5BB0" w14:textId="77777777" w:rsidR="00823210" w:rsidRPr="003B3BE9" w:rsidRDefault="00823210" w:rsidP="00823210">
            <w:pPr>
              <w:spacing w:line="259" w:lineRule="auto"/>
              <w:rPr>
                <w:rFonts w:ascii="Arial" w:hAnsi="Arial" w:cs="Arial"/>
                <w:sz w:val="22"/>
                <w:szCs w:val="22"/>
                <w:lang w:val="en-GB"/>
              </w:rPr>
            </w:pPr>
            <w:r w:rsidRPr="00561E3F">
              <w:rPr>
                <w:rFonts w:ascii="Arial" w:hAnsi="Arial" w:cs="Arial"/>
                <w:sz w:val="18"/>
                <w:szCs w:val="22"/>
                <w:lang w:val="en-GB"/>
              </w:rPr>
              <w:t xml:space="preserve">Association </w:t>
            </w:r>
          </w:p>
        </w:tc>
        <w:tc>
          <w:tcPr>
            <w:tcW w:w="1385" w:type="dxa"/>
            <w:tcBorders>
              <w:top w:val="single" w:sz="4" w:space="0" w:color="000000"/>
              <w:left w:val="single" w:sz="4" w:space="0" w:color="000000"/>
              <w:right w:val="single" w:sz="4" w:space="0" w:color="000000"/>
            </w:tcBorders>
            <w:shd w:val="clear" w:color="auto" w:fill="auto"/>
          </w:tcPr>
          <w:p w14:paraId="7E9C5A9B" w14:textId="77777777" w:rsidR="00823210" w:rsidRPr="004253C0"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 xml:space="preserve">0,1 </w:t>
            </w:r>
          </w:p>
        </w:tc>
      </w:tr>
      <w:tr w:rsidR="00823210" w:rsidRPr="0057264D" w14:paraId="45C5557D" w14:textId="77777777" w:rsidTr="00694B49">
        <w:tblPrEx>
          <w:tblCellMar>
            <w:top w:w="10" w:type="dxa"/>
            <w:bottom w:w="6" w:type="dxa"/>
            <w:right w:w="53" w:type="dxa"/>
          </w:tblCellMar>
        </w:tblPrEx>
        <w:trPr>
          <w:trHeight w:val="545"/>
        </w:trPr>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5536EE0B" w14:textId="77777777" w:rsidR="00823210" w:rsidRPr="001E6FE9" w:rsidRDefault="00823210" w:rsidP="00823210">
            <w:pPr>
              <w:spacing w:line="259" w:lineRule="auto"/>
              <w:rPr>
                <w:rFonts w:ascii="Arial" w:hAnsi="Arial" w:cs="Arial"/>
                <w:sz w:val="22"/>
                <w:szCs w:val="22"/>
                <w:lang w:val="en-GB"/>
              </w:rPr>
            </w:pPr>
            <w:r>
              <w:rPr>
                <w:rFonts w:ascii="Arial" w:hAnsi="Arial" w:cs="Arial"/>
                <w:sz w:val="18"/>
                <w:szCs w:val="22"/>
                <w:lang w:val="en-GB"/>
              </w:rPr>
              <w:t>The Position Provider</w:t>
            </w:r>
            <w:r w:rsidRPr="0057264D">
              <w:rPr>
                <w:rFonts w:ascii="Arial" w:hAnsi="Arial" w:cs="Arial"/>
                <w:sz w:val="18"/>
                <w:szCs w:val="22"/>
                <w:lang w:val="en-GB"/>
              </w:rPr>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3756F982" w14:textId="77777777" w:rsidR="00823210" w:rsidRPr="006807FD" w:rsidRDefault="00823210" w:rsidP="00823210">
            <w:pPr>
              <w:spacing w:line="259" w:lineRule="auto"/>
              <w:rPr>
                <w:rFonts w:ascii="Arial" w:hAnsi="Arial" w:cs="Arial"/>
                <w:sz w:val="22"/>
                <w:szCs w:val="22"/>
                <w:lang w:val="en-GB"/>
              </w:rPr>
            </w:pPr>
            <w:r w:rsidRPr="00513D48">
              <w:rPr>
                <w:rFonts w:ascii="Arial" w:hAnsi="Arial" w:cs="Arial"/>
                <w:b/>
                <w:sz w:val="18"/>
                <w:szCs w:val="22"/>
                <w:lang w:val="en-GB"/>
              </w:rPr>
              <w:t>Text Association</w:t>
            </w:r>
            <w:r w:rsidRPr="003625E9">
              <w:rPr>
                <w:rFonts w:ascii="Arial" w:hAnsi="Arial" w:cs="Arial"/>
                <w:sz w:val="18"/>
                <w:szCs w:val="22"/>
                <w:lang w:val="en-GB"/>
              </w:rPr>
              <w:t xml:space="preserve"> (see clause </w:t>
            </w:r>
            <w:r>
              <w:rPr>
                <w:rFonts w:ascii="Arial" w:hAnsi="Arial" w:cs="Arial"/>
                <w:sz w:val="18"/>
                <w:szCs w:val="22"/>
                <w:lang w:val="en-GB"/>
              </w:rPr>
              <w:fldChar w:fldCharType="begin"/>
            </w:r>
            <w:r>
              <w:rPr>
                <w:rFonts w:ascii="Arial" w:hAnsi="Arial" w:cs="Arial"/>
                <w:sz w:val="18"/>
                <w:szCs w:val="22"/>
                <w:lang w:val="en-GB"/>
              </w:rPr>
              <w:instrText xml:space="preserve"> REF _Ref172550683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25.13</w:t>
            </w:r>
            <w:r>
              <w:rPr>
                <w:rFonts w:ascii="Arial" w:hAnsi="Arial" w:cs="Arial"/>
                <w:sz w:val="18"/>
                <w:szCs w:val="22"/>
                <w:lang w:val="en-GB"/>
              </w:rPr>
              <w:fldChar w:fldCharType="end"/>
            </w:r>
            <w:r w:rsidRPr="003625E9">
              <w:rPr>
                <w:rFonts w:ascii="Arial" w:hAnsi="Arial" w:cs="Arial"/>
                <w:sz w:val="18"/>
                <w:szCs w:val="22"/>
                <w:lang w:val="en-GB"/>
              </w:rPr>
              <w:t>).</w:t>
            </w:r>
            <w:r w:rsidRPr="003625E9">
              <w:rPr>
                <w:rFonts w:ascii="Arial" w:hAnsi="Arial" w:cs="Arial"/>
                <w:b/>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1EAEBE14" w14:textId="77777777" w:rsidR="00823210" w:rsidRPr="007B7F2B" w:rsidRDefault="00823210" w:rsidP="00823210">
            <w:pPr>
              <w:spacing w:line="259" w:lineRule="auto"/>
              <w:rPr>
                <w:rFonts w:ascii="Arial" w:hAnsi="Arial" w:cs="Arial"/>
                <w:sz w:val="22"/>
                <w:szCs w:val="22"/>
                <w:lang w:val="en-GB"/>
              </w:rPr>
            </w:pPr>
            <w:r w:rsidRPr="006515C4">
              <w:rPr>
                <w:rFonts w:ascii="Arial" w:hAnsi="Arial" w:cs="Arial"/>
                <w:b/>
                <w:sz w:val="18"/>
                <w:szCs w:val="22"/>
                <w:lang w:val="en-GB"/>
              </w:rPr>
              <w:t xml:space="preserve">Text Placement </w:t>
            </w:r>
          </w:p>
        </w:tc>
        <w:tc>
          <w:tcPr>
            <w:tcW w:w="1429" w:type="dxa"/>
            <w:gridSpan w:val="2"/>
            <w:tcBorders>
              <w:top w:val="single" w:sz="4" w:space="0" w:color="000000"/>
              <w:left w:val="single" w:sz="4" w:space="0" w:color="000000"/>
              <w:bottom w:val="single" w:sz="4" w:space="0" w:color="000000"/>
              <w:right w:val="single" w:sz="4" w:space="0" w:color="000000"/>
            </w:tcBorders>
            <w:shd w:val="clear" w:color="auto" w:fill="auto"/>
          </w:tcPr>
          <w:p w14:paraId="30BED48B" w14:textId="77777777" w:rsidR="00823210" w:rsidRPr="00561E3F" w:rsidRDefault="00823210" w:rsidP="00823210">
            <w:pPr>
              <w:spacing w:line="259" w:lineRule="auto"/>
              <w:rPr>
                <w:rFonts w:ascii="Arial" w:hAnsi="Arial" w:cs="Arial"/>
                <w:sz w:val="22"/>
                <w:szCs w:val="22"/>
                <w:lang w:val="en-GB"/>
              </w:rPr>
            </w:pPr>
            <w:r>
              <w:rPr>
                <w:rFonts w:ascii="Arial" w:hAnsi="Arial" w:cs="Arial"/>
                <w:sz w:val="18"/>
                <w:szCs w:val="22"/>
                <w:lang w:val="en-GB"/>
              </w:rPr>
              <w:t>Composition</w:t>
            </w:r>
            <w:r w:rsidRPr="00561E3F">
              <w:rPr>
                <w:rFonts w:ascii="Arial" w:hAnsi="Arial" w:cs="Arial"/>
                <w:sz w:val="18"/>
                <w:szCs w:val="22"/>
                <w:lang w:val="en-GB"/>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3EC92B8" w14:textId="77777777" w:rsidR="00823210" w:rsidRPr="003B3BE9" w:rsidRDefault="00823210" w:rsidP="00823210">
            <w:pPr>
              <w:spacing w:line="259" w:lineRule="auto"/>
              <w:rPr>
                <w:rFonts w:ascii="Arial" w:hAnsi="Arial" w:cs="Arial"/>
                <w:sz w:val="22"/>
                <w:szCs w:val="22"/>
                <w:lang w:val="en-GB"/>
              </w:rPr>
            </w:pPr>
            <w:r w:rsidRPr="003B3BE9">
              <w:rPr>
                <w:rFonts w:ascii="Arial" w:hAnsi="Arial" w:cs="Arial"/>
                <w:sz w:val="18"/>
                <w:szCs w:val="22"/>
                <w:lang w:val="en-GB"/>
              </w:rPr>
              <w:t>0,</w:t>
            </w:r>
            <w:r>
              <w:rPr>
                <w:rFonts w:ascii="Arial" w:hAnsi="Arial" w:cs="Arial"/>
                <w:sz w:val="18"/>
                <w:szCs w:val="22"/>
                <w:lang w:val="en-GB"/>
              </w:rPr>
              <w:t>*</w:t>
            </w:r>
          </w:p>
        </w:tc>
      </w:tr>
      <w:tr w:rsidR="00823210" w:rsidRPr="0057264D" w14:paraId="046B5986" w14:textId="77777777" w:rsidTr="00694B49">
        <w:tblPrEx>
          <w:tblCellMar>
            <w:top w:w="10" w:type="dxa"/>
            <w:bottom w:w="6" w:type="dxa"/>
            <w:right w:w="53" w:type="dxa"/>
          </w:tblCellMar>
        </w:tblPrEx>
        <w:trPr>
          <w:trHeight w:val="958"/>
        </w:trPr>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3E6D828A" w14:textId="77777777" w:rsidR="00823210" w:rsidRPr="003625E9" w:rsidRDefault="00823210" w:rsidP="00823210">
            <w:pPr>
              <w:spacing w:line="259" w:lineRule="auto"/>
              <w:rPr>
                <w:rFonts w:ascii="Arial" w:hAnsi="Arial" w:cs="Arial"/>
                <w:sz w:val="22"/>
                <w:szCs w:val="22"/>
                <w:lang w:val="en-GB"/>
              </w:rPr>
            </w:pP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0A35B1B7" w14:textId="77777777" w:rsidR="00823210" w:rsidRPr="007B7F2B" w:rsidRDefault="00823210" w:rsidP="00823210">
            <w:pPr>
              <w:spacing w:line="259" w:lineRule="auto"/>
              <w:rPr>
                <w:rFonts w:ascii="Arial" w:hAnsi="Arial" w:cs="Arial"/>
                <w:sz w:val="22"/>
                <w:szCs w:val="22"/>
                <w:lang w:val="en-GB"/>
              </w:rPr>
            </w:pPr>
            <w:r w:rsidRPr="003625E9">
              <w:rPr>
                <w:rFonts w:ascii="Arial" w:hAnsi="Arial" w:cs="Arial"/>
                <w:b/>
                <w:sz w:val="18"/>
                <w:szCs w:val="22"/>
                <w:lang w:val="en-GB"/>
              </w:rPr>
              <w:t>Addition</w:t>
            </w:r>
            <w:r w:rsidRPr="006807FD">
              <w:rPr>
                <w:rFonts w:ascii="Arial" w:hAnsi="Arial" w:cs="Arial"/>
                <w:b/>
                <w:sz w:val="18"/>
                <w:szCs w:val="22"/>
                <w:lang w:val="en-GB"/>
              </w:rPr>
              <w:t>al Information</w:t>
            </w:r>
            <w:r w:rsidRPr="006515C4">
              <w:rPr>
                <w:rFonts w:ascii="Arial" w:hAnsi="Arial" w:cs="Arial"/>
                <w:sz w:val="18"/>
                <w:szCs w:val="22"/>
                <w:lang w:val="en-GB"/>
              </w:rPr>
              <w:t xml:space="preserve"> (see clause </w:t>
            </w:r>
          </w:p>
          <w:p w14:paraId="48EF7B31" w14:textId="77777777" w:rsidR="00823210" w:rsidRPr="003B3BE9" w:rsidRDefault="00823210" w:rsidP="00823210">
            <w:pPr>
              <w:spacing w:line="259" w:lineRule="auto"/>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_Ref172550597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w:t>
            </w:r>
            <w:r>
              <w:rPr>
                <w:rFonts w:ascii="Arial" w:hAnsi="Arial" w:cs="Arial"/>
                <w:sz w:val="18"/>
                <w:szCs w:val="22"/>
                <w:lang w:val="en-GB"/>
              </w:rPr>
              <w:fldChar w:fldCharType="end"/>
            </w:r>
            <w:r w:rsidRPr="00561E3F">
              <w:rPr>
                <w:rFonts w:ascii="Arial" w:hAnsi="Arial" w:cs="Arial"/>
                <w:sz w:val="18"/>
                <w:szCs w:val="22"/>
                <w:lang w:val="en-GB"/>
              </w:rPr>
              <w:t>)</w:t>
            </w:r>
            <w:r w:rsidRPr="00561E3F">
              <w:rPr>
                <w:rFonts w:ascii="Arial" w:hAnsi="Arial" w:cs="Arial"/>
                <w:b/>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2655EC1B" w14:textId="77777777" w:rsidR="00823210" w:rsidRPr="00C54ABA" w:rsidRDefault="00823210" w:rsidP="00823210">
            <w:pPr>
              <w:spacing w:after="2" w:line="239" w:lineRule="auto"/>
              <w:rPr>
                <w:rFonts w:ascii="Arial" w:hAnsi="Arial" w:cs="Arial"/>
                <w:sz w:val="22"/>
                <w:szCs w:val="22"/>
                <w:lang w:val="en-GB"/>
              </w:rPr>
            </w:pPr>
            <w:r w:rsidRPr="003B3BE9">
              <w:rPr>
                <w:rFonts w:ascii="Arial" w:hAnsi="Arial" w:cs="Arial"/>
                <w:b/>
                <w:sz w:val="18"/>
                <w:szCs w:val="22"/>
                <w:lang w:val="en-GB"/>
              </w:rPr>
              <w:t>Contact Details</w:t>
            </w:r>
            <w:r w:rsidRPr="004253C0">
              <w:rPr>
                <w:rFonts w:ascii="Arial" w:hAnsi="Arial" w:cs="Arial"/>
                <w:sz w:val="18"/>
                <w:szCs w:val="22"/>
                <w:lang w:val="en-GB"/>
              </w:rPr>
              <w:t xml:space="preserve">, </w:t>
            </w:r>
            <w:proofErr w:type="spellStart"/>
            <w:r w:rsidRPr="004253C0">
              <w:rPr>
                <w:rFonts w:ascii="Arial" w:hAnsi="Arial" w:cs="Arial"/>
                <w:b/>
                <w:sz w:val="18"/>
                <w:szCs w:val="22"/>
                <w:lang w:val="en-GB"/>
              </w:rPr>
              <w:t>NonStandard</w:t>
            </w:r>
            <w:proofErr w:type="spellEnd"/>
            <w:r w:rsidRPr="004253C0">
              <w:rPr>
                <w:rFonts w:ascii="Arial" w:hAnsi="Arial" w:cs="Arial"/>
                <w:b/>
                <w:sz w:val="18"/>
                <w:szCs w:val="22"/>
                <w:lang w:val="en-GB"/>
              </w:rPr>
              <w:t xml:space="preserve"> Working Day</w:t>
            </w:r>
            <w:r w:rsidRPr="00C54ABA">
              <w:rPr>
                <w:rFonts w:ascii="Arial" w:hAnsi="Arial" w:cs="Arial"/>
                <w:sz w:val="18"/>
                <w:szCs w:val="22"/>
                <w:lang w:val="en-GB"/>
              </w:rPr>
              <w:t xml:space="preserve">, </w:t>
            </w:r>
          </w:p>
          <w:p w14:paraId="494F9176"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b/>
                <w:sz w:val="18"/>
                <w:szCs w:val="22"/>
                <w:lang w:val="en-GB"/>
              </w:rPr>
              <w:t>Service Hours</w:t>
            </w:r>
            <w:r w:rsidRPr="0057264D">
              <w:rPr>
                <w:rFonts w:ascii="Arial" w:hAnsi="Arial" w:cs="Arial"/>
                <w:sz w:val="18"/>
                <w:szCs w:val="22"/>
                <w:lang w:val="en-GB"/>
              </w:rPr>
              <w:t xml:space="preserve">, </w:t>
            </w:r>
            <w:r w:rsidRPr="0057264D">
              <w:rPr>
                <w:rFonts w:ascii="Arial" w:hAnsi="Arial" w:cs="Arial"/>
                <w:b/>
                <w:sz w:val="18"/>
                <w:szCs w:val="22"/>
                <w:lang w:val="en-GB"/>
              </w:rPr>
              <w:t xml:space="preserve">Nautical </w:t>
            </w:r>
          </w:p>
          <w:p w14:paraId="0C8C4AEA"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b/>
                <w:sz w:val="18"/>
                <w:szCs w:val="22"/>
                <w:lang w:val="en-GB"/>
              </w:rPr>
              <w:t xml:space="preserve">Information </w:t>
            </w:r>
          </w:p>
        </w:tc>
        <w:tc>
          <w:tcPr>
            <w:tcW w:w="1429" w:type="dxa"/>
            <w:gridSpan w:val="2"/>
            <w:tcBorders>
              <w:top w:val="single" w:sz="4" w:space="0" w:color="000000"/>
              <w:left w:val="single" w:sz="4" w:space="0" w:color="000000"/>
              <w:bottom w:val="single" w:sz="4" w:space="0" w:color="000000"/>
              <w:right w:val="single" w:sz="4" w:space="0" w:color="000000"/>
            </w:tcBorders>
            <w:shd w:val="clear" w:color="auto" w:fill="auto"/>
          </w:tcPr>
          <w:p w14:paraId="7D22ADD3"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Association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673680C" w14:textId="77777777" w:rsidR="00823210" w:rsidRPr="0057264D" w:rsidRDefault="00823210" w:rsidP="00823210">
            <w:pPr>
              <w:spacing w:line="259" w:lineRule="auto"/>
              <w:rPr>
                <w:rFonts w:ascii="Arial" w:hAnsi="Arial" w:cs="Arial"/>
                <w:sz w:val="22"/>
                <w:szCs w:val="22"/>
                <w:lang w:val="en-GB"/>
              </w:rPr>
            </w:pPr>
            <w:r w:rsidRPr="0057264D">
              <w:rPr>
                <w:rFonts w:ascii="Arial" w:hAnsi="Arial" w:cs="Arial"/>
                <w:sz w:val="18"/>
                <w:szCs w:val="22"/>
                <w:lang w:val="en-GB"/>
              </w:rPr>
              <w:t xml:space="preserve">0,1 </w:t>
            </w:r>
          </w:p>
        </w:tc>
      </w:tr>
      <w:tr w:rsidR="00823210" w:rsidRPr="0057264D" w14:paraId="15FA1099" w14:textId="77777777" w:rsidTr="00694B49">
        <w:tblPrEx>
          <w:tblCellMar>
            <w:top w:w="10" w:type="dxa"/>
            <w:bottom w:w="6" w:type="dxa"/>
            <w:right w:w="53" w:type="dxa"/>
          </w:tblCellMar>
        </w:tblPrEx>
        <w:trPr>
          <w:trHeight w:val="567"/>
        </w:trPr>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25560FE5" w14:textId="77777777" w:rsidR="00823210" w:rsidRPr="0057264D" w:rsidDel="00D056DE" w:rsidRDefault="00823210" w:rsidP="00823210">
            <w:pPr>
              <w:spacing w:line="259" w:lineRule="auto"/>
              <w:rPr>
                <w:rFonts w:ascii="Arial" w:hAnsi="Arial" w:cs="Arial"/>
                <w:sz w:val="18"/>
                <w:szCs w:val="22"/>
                <w:lang w:val="en-GB"/>
              </w:rPr>
            </w:pPr>
            <w:r>
              <w:rPr>
                <w:rFonts w:ascii="Arial" w:hAnsi="Arial" w:cs="Arial"/>
                <w:sz w:val="18"/>
                <w:szCs w:val="18"/>
                <w:lang w:val="en-GB"/>
              </w:rPr>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71AC9017" w14:textId="77777777" w:rsidR="00823210" w:rsidRPr="003625E9" w:rsidRDefault="00823210" w:rsidP="00823210">
            <w:pPr>
              <w:spacing w:line="259" w:lineRule="auto"/>
              <w:rPr>
                <w:rFonts w:ascii="Arial" w:hAnsi="Arial" w:cs="Arial"/>
                <w:b/>
                <w:sz w:val="18"/>
                <w:szCs w:val="22"/>
                <w:lang w:val="en-GB"/>
              </w:rPr>
            </w:pPr>
            <w:r>
              <w:rPr>
                <w:rFonts w:ascii="Arial" w:hAnsi="Arial" w:cs="Arial"/>
                <w:b/>
                <w:sz w:val="18"/>
                <w:szCs w:val="18"/>
                <w:lang w:val="en-GB"/>
              </w:rPr>
              <w:t>Spatial Association</w:t>
            </w:r>
            <w:r>
              <w:rPr>
                <w:rFonts w:ascii="Arial" w:hAnsi="Arial" w:cs="Arial"/>
                <w:bCs/>
                <w:sz w:val="18"/>
                <w:szCs w:val="18"/>
                <w:lang w:val="en-GB"/>
              </w:rPr>
              <w:t xml:space="preserve"> (see clause </w:t>
            </w:r>
            <w:r>
              <w:rPr>
                <w:rFonts w:ascii="Arial" w:hAnsi="Arial" w:cs="Arial"/>
                <w:bCs/>
                <w:sz w:val="18"/>
                <w:szCs w:val="18"/>
                <w:lang w:val="en-GB"/>
              </w:rPr>
              <w:fldChar w:fldCharType="begin"/>
            </w:r>
            <w:r>
              <w:rPr>
                <w:rFonts w:ascii="Arial" w:hAnsi="Arial" w:cs="Arial"/>
                <w:bCs/>
                <w:sz w:val="18"/>
                <w:szCs w:val="18"/>
                <w:lang w:val="en-GB"/>
              </w:rPr>
              <w:instrText xml:space="preserve"> REF _Ref172549928 \r \h </w:instrText>
            </w:r>
            <w:r>
              <w:rPr>
                <w:rFonts w:ascii="Arial" w:hAnsi="Arial" w:cs="Arial"/>
                <w:bCs/>
                <w:sz w:val="18"/>
                <w:szCs w:val="18"/>
                <w:lang w:val="en-GB"/>
              </w:rPr>
            </w:r>
            <w:r>
              <w:rPr>
                <w:rFonts w:ascii="Arial" w:hAnsi="Arial" w:cs="Arial"/>
                <w:bCs/>
                <w:sz w:val="18"/>
                <w:szCs w:val="18"/>
                <w:lang w:val="en-GB"/>
              </w:rPr>
              <w:fldChar w:fldCharType="separate"/>
            </w:r>
            <w:r>
              <w:rPr>
                <w:rFonts w:ascii="Arial" w:hAnsi="Arial" w:cs="Arial"/>
                <w:bCs/>
                <w:sz w:val="18"/>
                <w:szCs w:val="18"/>
                <w:lang w:val="en-GB"/>
              </w:rPr>
              <w:t>25.10</w:t>
            </w:r>
            <w:r>
              <w:rPr>
                <w:rFonts w:ascii="Arial" w:hAnsi="Arial" w:cs="Arial"/>
                <w:bCs/>
                <w:sz w:val="18"/>
                <w:szCs w:val="18"/>
                <w:lang w:val="en-GB"/>
              </w:rPr>
              <w:fldChar w:fldCharType="end"/>
            </w:r>
            <w:r>
              <w:rPr>
                <w:rFonts w:ascii="Arial" w:hAnsi="Arial" w:cs="Arial"/>
                <w:bCs/>
                <w:sz w:val="18"/>
                <w:szCs w:val="18"/>
                <w:lang w:val="en-GB"/>
              </w:rPr>
              <w:t>)</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0420C2A3" w14:textId="77777777" w:rsidR="00823210" w:rsidRPr="003B3BE9" w:rsidRDefault="00823210" w:rsidP="00823210">
            <w:pPr>
              <w:spacing w:after="2" w:line="239" w:lineRule="auto"/>
              <w:rPr>
                <w:rFonts w:ascii="Arial" w:hAnsi="Arial" w:cs="Arial"/>
                <w:b/>
                <w:sz w:val="18"/>
                <w:szCs w:val="22"/>
                <w:lang w:val="en-GB"/>
              </w:rPr>
            </w:pPr>
            <w:r>
              <w:rPr>
                <w:rFonts w:ascii="Arial" w:hAnsi="Arial" w:cs="Arial"/>
                <w:b/>
                <w:bCs/>
                <w:sz w:val="18"/>
                <w:szCs w:val="18"/>
                <w:lang w:val="en-GB"/>
              </w:rPr>
              <w:t>Spatial Quality</w:t>
            </w:r>
          </w:p>
        </w:tc>
        <w:tc>
          <w:tcPr>
            <w:tcW w:w="1429" w:type="dxa"/>
            <w:gridSpan w:val="2"/>
            <w:tcBorders>
              <w:top w:val="single" w:sz="4" w:space="0" w:color="000000"/>
              <w:left w:val="single" w:sz="4" w:space="0" w:color="000000"/>
              <w:bottom w:val="single" w:sz="4" w:space="0" w:color="000000"/>
              <w:right w:val="single" w:sz="4" w:space="0" w:color="000000"/>
            </w:tcBorders>
            <w:shd w:val="clear" w:color="auto" w:fill="auto"/>
          </w:tcPr>
          <w:p w14:paraId="77D7997D" w14:textId="77777777" w:rsidR="00823210" w:rsidRPr="0057264D" w:rsidRDefault="00823210" w:rsidP="00823210">
            <w:pPr>
              <w:spacing w:line="259" w:lineRule="auto"/>
              <w:rPr>
                <w:rFonts w:ascii="Arial" w:hAnsi="Arial" w:cs="Arial"/>
                <w:sz w:val="18"/>
                <w:szCs w:val="22"/>
                <w:lang w:val="en-GB"/>
              </w:rPr>
            </w:pPr>
            <w:r w:rsidRPr="00B63849">
              <w:rPr>
                <w:rFonts w:ascii="Arial" w:hAnsi="Arial" w:cs="Arial"/>
                <w:sz w:val="18"/>
                <w:szCs w:val="18"/>
                <w:lang w:val="en-GB"/>
              </w:rPr>
              <w:t>Association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5284C0B" w14:textId="77777777" w:rsidR="00823210" w:rsidRPr="0057264D" w:rsidRDefault="00823210" w:rsidP="00823210">
            <w:pPr>
              <w:spacing w:line="259" w:lineRule="auto"/>
              <w:rPr>
                <w:rFonts w:ascii="Arial" w:hAnsi="Arial" w:cs="Arial"/>
                <w:sz w:val="18"/>
                <w:szCs w:val="22"/>
                <w:lang w:val="en-GB"/>
              </w:rPr>
            </w:pPr>
            <w:r>
              <w:rPr>
                <w:rFonts w:ascii="Arial" w:hAnsi="Arial" w:cs="Arial"/>
                <w:sz w:val="18"/>
                <w:szCs w:val="18"/>
                <w:lang w:val="en-GB"/>
              </w:rPr>
              <w:t>0,*</w:t>
            </w:r>
          </w:p>
        </w:tc>
      </w:tr>
      <w:tr w:rsidR="00823210" w:rsidRPr="00823210" w14:paraId="355293C8" w14:textId="77777777" w:rsidTr="00694B49">
        <w:tblPrEx>
          <w:tblCellMar>
            <w:top w:w="10" w:type="dxa"/>
            <w:bottom w:w="6" w:type="dxa"/>
            <w:right w:w="53" w:type="dxa"/>
          </w:tblCellMar>
        </w:tblPrEx>
        <w:trPr>
          <w:trHeight w:val="1191"/>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bottom"/>
          </w:tcPr>
          <w:p w14:paraId="355B85D0" w14:textId="77777777" w:rsidR="00823210" w:rsidRPr="003D06EE" w:rsidRDefault="00823210" w:rsidP="00823210">
            <w:pPr>
              <w:spacing w:after="112" w:line="259" w:lineRule="auto"/>
              <w:jc w:val="both"/>
              <w:rPr>
                <w:rFonts w:ascii="Arial" w:hAnsi="Arial" w:cs="Arial"/>
                <w:sz w:val="22"/>
                <w:szCs w:val="22"/>
                <w:lang w:val="en-GB"/>
              </w:rPr>
            </w:pPr>
            <w:r w:rsidRPr="0057264D">
              <w:rPr>
                <w:rFonts w:ascii="Arial" w:hAnsi="Arial" w:cs="Arial"/>
                <w:sz w:val="22"/>
                <w:szCs w:val="22"/>
                <w:vertAlign w:val="superscript"/>
                <w:lang w:val="en-GB"/>
              </w:rPr>
              <w:t xml:space="preserve">†  </w:t>
            </w:r>
            <w:r w:rsidRPr="003D06EE">
              <w:rPr>
                <w:rFonts w:ascii="Arial" w:hAnsi="Arial" w:cs="Arial"/>
                <w:sz w:val="22"/>
                <w:szCs w:val="22"/>
                <w:lang w:val="en-GB"/>
              </w:rPr>
              <w:t xml:space="preserve">For bridges encoded over navigable water, the attribute </w:t>
            </w:r>
            <w:r w:rsidRPr="003D06EE">
              <w:rPr>
                <w:rFonts w:ascii="Arial" w:hAnsi="Arial" w:cs="Arial"/>
                <w:b/>
                <w:sz w:val="22"/>
                <w:szCs w:val="22"/>
                <w:lang w:val="en-GB"/>
              </w:rPr>
              <w:t>opening bridge</w:t>
            </w:r>
            <w:r w:rsidRPr="003D06EE">
              <w:rPr>
                <w:rFonts w:ascii="Arial" w:hAnsi="Arial" w:cs="Arial"/>
                <w:sz w:val="22"/>
                <w:szCs w:val="22"/>
                <w:lang w:val="en-GB"/>
              </w:rPr>
              <w:t xml:space="preserve"> is mandatory. </w:t>
            </w:r>
          </w:p>
          <w:p w14:paraId="13295A4D" w14:textId="77777777" w:rsidR="00823210" w:rsidRPr="003D06EE" w:rsidRDefault="00823210" w:rsidP="00823210">
            <w:pPr>
              <w:spacing w:after="103" w:line="259" w:lineRule="auto"/>
              <w:jc w:val="both"/>
              <w:rPr>
                <w:rFonts w:ascii="Arial" w:hAnsi="Arial" w:cs="Arial"/>
                <w:sz w:val="22"/>
                <w:szCs w:val="22"/>
                <w:lang w:val="en-GB"/>
              </w:rPr>
            </w:pPr>
            <w:r w:rsidRPr="003D06EE">
              <w:rPr>
                <w:rFonts w:ascii="Arial" w:hAnsi="Arial" w:cs="Arial"/>
                <w:sz w:val="22"/>
                <w:szCs w:val="22"/>
                <w:lang w:val="en-GB"/>
              </w:rPr>
              <w:t xml:space="preserve">     The sub-attribute </w:t>
            </w:r>
            <w:r w:rsidRPr="003D06EE">
              <w:rPr>
                <w:rFonts w:ascii="Arial" w:hAnsi="Arial" w:cs="Arial"/>
                <w:b/>
                <w:sz w:val="22"/>
                <w:szCs w:val="22"/>
                <w:lang w:val="en-GB"/>
              </w:rPr>
              <w:t xml:space="preserve">colour pattern </w:t>
            </w:r>
            <w:r w:rsidRPr="003D06EE">
              <w:rPr>
                <w:rFonts w:ascii="Arial" w:hAnsi="Arial" w:cs="Arial"/>
                <w:sz w:val="22"/>
                <w:szCs w:val="22"/>
                <w:lang w:val="en-GB"/>
              </w:rPr>
              <w:t xml:space="preserve">is mandatory for bridges that have more than one value populated for the sub-attribute </w:t>
            </w:r>
            <w:r w:rsidRPr="003D06EE">
              <w:rPr>
                <w:rFonts w:ascii="Arial" w:hAnsi="Arial" w:cs="Arial"/>
                <w:b/>
                <w:sz w:val="22"/>
                <w:szCs w:val="22"/>
                <w:lang w:val="en-GB"/>
              </w:rPr>
              <w:t>colour</w:t>
            </w:r>
            <w:r w:rsidRPr="003D06EE">
              <w:rPr>
                <w:rFonts w:ascii="Arial" w:hAnsi="Arial" w:cs="Arial"/>
                <w:sz w:val="22"/>
                <w:szCs w:val="22"/>
                <w:lang w:val="en-GB"/>
              </w:rPr>
              <w:t xml:space="preserve">. </w:t>
            </w:r>
          </w:p>
          <w:p w14:paraId="3479F85E" w14:textId="77777777" w:rsidR="00823210" w:rsidRPr="003D06EE" w:rsidRDefault="00823210" w:rsidP="00823210">
            <w:pPr>
              <w:spacing w:after="117" w:line="241" w:lineRule="auto"/>
              <w:jc w:val="both"/>
              <w:rPr>
                <w:rFonts w:ascii="Arial" w:hAnsi="Arial" w:cs="Arial"/>
                <w:sz w:val="22"/>
                <w:szCs w:val="22"/>
                <w:lang w:val="en-GB"/>
              </w:rPr>
            </w:pPr>
            <w:r w:rsidRPr="003D06EE">
              <w:rPr>
                <w:rFonts w:ascii="Arial" w:hAnsi="Arial" w:cs="Arial"/>
                <w:sz w:val="22"/>
                <w:szCs w:val="22"/>
                <w:lang w:val="en-GB"/>
              </w:rPr>
              <w:t xml:space="preserve">  Complex attribute </w:t>
            </w:r>
            <w:r w:rsidRPr="003D06EE">
              <w:rPr>
                <w:rFonts w:ascii="Arial" w:hAnsi="Arial" w:cs="Arial"/>
                <w:b/>
                <w:bCs/>
                <w:sz w:val="22"/>
                <w:szCs w:val="22"/>
                <w:lang w:val="en-GB"/>
              </w:rPr>
              <w:t>feature name</w:t>
            </w:r>
            <w:r w:rsidRPr="003D06EE">
              <w:rPr>
                <w:rFonts w:ascii="Arial" w:hAnsi="Arial" w:cs="Arial"/>
                <w:sz w:val="22"/>
                <w:szCs w:val="22"/>
                <w:lang w:val="en-GB"/>
              </w:rPr>
              <w:t xml:space="preserve">, sub-attribute </w:t>
            </w:r>
            <w:r w:rsidRPr="003D06EE">
              <w:rPr>
                <w:rFonts w:ascii="Arial" w:hAnsi="Arial" w:cs="Arial"/>
                <w:b/>
                <w:bCs/>
                <w:sz w:val="22"/>
                <w:szCs w:val="22"/>
                <w:lang w:val="en-GB"/>
              </w:rPr>
              <w:t>name usage</w:t>
            </w:r>
            <w:r w:rsidRPr="003D06EE">
              <w:rPr>
                <w:rFonts w:ascii="Arial" w:hAnsi="Arial" w:cs="Arial"/>
                <w:sz w:val="22"/>
                <w:szCs w:val="22"/>
                <w:lang w:val="en-GB"/>
              </w:rPr>
              <w:t xml:space="preserve"> is mandatory if the name is intended to be displayed when display of names is enabled by the </w:t>
            </w:r>
            <w:proofErr w:type="spellStart"/>
            <w:r w:rsidRPr="003D06EE">
              <w:rPr>
                <w:rFonts w:ascii="Arial" w:hAnsi="Arial" w:cs="Arial"/>
                <w:sz w:val="22"/>
                <w:szCs w:val="22"/>
                <w:lang w:val="en-GB"/>
              </w:rPr>
              <w:t>boatmaster</w:t>
            </w:r>
            <w:proofErr w:type="spellEnd"/>
            <w:r w:rsidRPr="003D06EE">
              <w:rPr>
                <w:rFonts w:ascii="Arial" w:hAnsi="Arial" w:cs="Arial"/>
                <w:sz w:val="22"/>
                <w:szCs w:val="22"/>
                <w:lang w:val="en-GB"/>
              </w:rPr>
              <w:t xml:space="preserve">. See clause </w:t>
            </w:r>
            <w:r w:rsidRPr="003D06EE">
              <w:rPr>
                <w:rFonts w:ascii="Arial" w:hAnsi="Arial" w:cs="Arial"/>
                <w:sz w:val="22"/>
                <w:szCs w:val="22"/>
                <w:lang w:val="en-GB"/>
              </w:rPr>
              <w:fldChar w:fldCharType="begin"/>
            </w:r>
            <w:r w:rsidRPr="003D06EE">
              <w:rPr>
                <w:rFonts w:ascii="Arial" w:hAnsi="Arial" w:cs="Arial"/>
                <w:sz w:val="22"/>
                <w:szCs w:val="22"/>
                <w:lang w:val="en-GB"/>
              </w:rPr>
              <w:instrText xml:space="preserve"> REF _Ref170819410 \r \h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sz w:val="22"/>
                <w:szCs w:val="22"/>
                <w:lang w:val="en-GB"/>
              </w:rPr>
              <w:t>2.5.8</w:t>
            </w:r>
            <w:r w:rsidRPr="003D06EE">
              <w:rPr>
                <w:rFonts w:ascii="Arial" w:hAnsi="Arial" w:cs="Arial"/>
                <w:sz w:val="22"/>
                <w:szCs w:val="22"/>
                <w:lang w:val="en-GB"/>
              </w:rPr>
              <w:fldChar w:fldCharType="end"/>
            </w:r>
            <w:r w:rsidRPr="003D06EE">
              <w:rPr>
                <w:rFonts w:ascii="Arial" w:hAnsi="Arial" w:cs="Arial"/>
                <w:sz w:val="22"/>
                <w:szCs w:val="22"/>
                <w:lang w:val="en-GB"/>
              </w:rPr>
              <w:t xml:space="preserve">. </w:t>
            </w:r>
          </w:p>
          <w:p w14:paraId="4639F10F" w14:textId="77777777" w:rsidR="00823210" w:rsidRPr="003D06EE" w:rsidRDefault="00823210" w:rsidP="00823210">
            <w:pPr>
              <w:spacing w:after="111" w:line="246" w:lineRule="auto"/>
              <w:jc w:val="both"/>
              <w:rPr>
                <w:rFonts w:ascii="Arial" w:hAnsi="Arial" w:cs="Arial"/>
                <w:sz w:val="22"/>
                <w:szCs w:val="22"/>
                <w:lang w:val="en-GB"/>
              </w:rPr>
            </w:pPr>
            <w:r w:rsidRPr="003D06EE">
              <w:rPr>
                <w:rFonts w:ascii="Arial" w:hAnsi="Arial" w:cs="Arial"/>
                <w:sz w:val="22"/>
                <w:szCs w:val="22"/>
                <w:lang w:val="en-GB"/>
              </w:rPr>
              <w:lastRenderedPageBreak/>
              <w:t xml:space="preserve">  </w:t>
            </w:r>
            <w:r w:rsidRPr="003D06EE">
              <w:rPr>
                <w:rFonts w:ascii="Arial" w:hAnsi="Arial" w:cs="Arial"/>
                <w:sz w:val="22"/>
                <w:szCs w:val="22"/>
                <w:vertAlign w:val="superscript"/>
                <w:lang w:val="en-GB"/>
              </w:rPr>
              <w:t xml:space="preserve"> </w:t>
            </w:r>
            <w:r w:rsidRPr="003D06EE">
              <w:rPr>
                <w:rFonts w:ascii="Arial" w:hAnsi="Arial" w:cs="Arial"/>
                <w:sz w:val="22"/>
                <w:szCs w:val="22"/>
                <w:lang w:val="en-GB"/>
              </w:rPr>
              <w:t xml:space="preserve">For each instance of </w:t>
            </w:r>
            <w:r w:rsidRPr="003D06EE">
              <w:rPr>
                <w:rFonts w:ascii="Arial" w:hAnsi="Arial" w:cs="Arial"/>
                <w:b/>
                <w:sz w:val="22"/>
                <w:szCs w:val="22"/>
                <w:lang w:val="en-GB"/>
              </w:rPr>
              <w:t>fixed date range</w:t>
            </w:r>
            <w:r w:rsidRPr="003D06EE">
              <w:rPr>
                <w:rFonts w:ascii="Arial" w:hAnsi="Arial" w:cs="Arial"/>
                <w:sz w:val="22"/>
                <w:szCs w:val="22"/>
                <w:lang w:val="en-GB"/>
              </w:rPr>
              <w:t xml:space="preserve">, at least one of the sub-attributes </w:t>
            </w:r>
            <w:r w:rsidRPr="003D06EE">
              <w:rPr>
                <w:rFonts w:ascii="Arial" w:hAnsi="Arial" w:cs="Arial"/>
                <w:b/>
                <w:sz w:val="22"/>
                <w:szCs w:val="22"/>
                <w:lang w:val="en-GB"/>
              </w:rPr>
              <w:t>date end</w:t>
            </w:r>
            <w:r w:rsidRPr="003D06EE">
              <w:rPr>
                <w:rFonts w:ascii="Arial" w:hAnsi="Arial" w:cs="Arial"/>
                <w:sz w:val="22"/>
                <w:szCs w:val="22"/>
                <w:lang w:val="en-GB"/>
              </w:rPr>
              <w:t xml:space="preserve"> or </w:t>
            </w:r>
            <w:r w:rsidRPr="003D06EE">
              <w:rPr>
                <w:rFonts w:ascii="Arial" w:hAnsi="Arial" w:cs="Arial"/>
                <w:b/>
                <w:sz w:val="22"/>
                <w:szCs w:val="22"/>
                <w:lang w:val="en-GB"/>
              </w:rPr>
              <w:t>date start</w:t>
            </w:r>
            <w:r w:rsidRPr="003D06EE">
              <w:rPr>
                <w:rFonts w:ascii="Arial" w:hAnsi="Arial" w:cs="Arial"/>
                <w:sz w:val="22"/>
                <w:szCs w:val="22"/>
                <w:lang w:val="en-GB"/>
              </w:rPr>
              <w:t xml:space="preserve"> must be populated. </w:t>
            </w:r>
          </w:p>
          <w:p w14:paraId="37E1AE28" w14:textId="77777777" w:rsidR="00823210" w:rsidRPr="00AE63BF" w:rsidRDefault="00823210" w:rsidP="00823210">
            <w:pPr>
              <w:spacing w:after="109" w:line="259" w:lineRule="auto"/>
              <w:jc w:val="both"/>
              <w:rPr>
                <w:rFonts w:ascii="Arial" w:hAnsi="Arial" w:cs="Arial"/>
                <w:sz w:val="22"/>
                <w:szCs w:val="22"/>
                <w:lang w:val="en-GB"/>
              </w:rPr>
            </w:pPr>
            <w:r w:rsidRPr="00050DB7">
              <w:rPr>
                <w:rFonts w:ascii="Arial" w:hAnsi="Arial" w:cs="Arial"/>
                <w:sz w:val="22"/>
                <w:szCs w:val="22"/>
                <w:vertAlign w:val="superscript"/>
                <w:lang w:val="en-GB"/>
              </w:rPr>
              <w:t xml:space="preserve">    </w:t>
            </w:r>
            <w:r w:rsidRPr="001972DB">
              <w:rPr>
                <w:rFonts w:ascii="Arial" w:hAnsi="Arial" w:cs="Arial"/>
                <w:sz w:val="22"/>
                <w:szCs w:val="22"/>
                <w:lang w:val="en-GB"/>
              </w:rPr>
              <w:t xml:space="preserve">For each instance of </w:t>
            </w:r>
            <w:r w:rsidRPr="001972DB">
              <w:rPr>
                <w:rFonts w:ascii="Arial" w:hAnsi="Arial" w:cs="Arial"/>
                <w:b/>
                <w:sz w:val="22"/>
                <w:szCs w:val="22"/>
                <w:lang w:val="en-GB"/>
              </w:rPr>
              <w:t>information</w:t>
            </w:r>
            <w:r w:rsidRPr="00697F47">
              <w:rPr>
                <w:rFonts w:ascii="Arial" w:hAnsi="Arial" w:cs="Arial"/>
                <w:sz w:val="22"/>
                <w:szCs w:val="22"/>
                <w:lang w:val="en-GB"/>
              </w:rPr>
              <w:t>, at least one of the sub-at</w:t>
            </w:r>
            <w:r w:rsidRPr="005A7768">
              <w:rPr>
                <w:rFonts w:ascii="Arial" w:hAnsi="Arial" w:cs="Arial"/>
                <w:sz w:val="22"/>
                <w:szCs w:val="22"/>
                <w:lang w:val="en-GB"/>
              </w:rPr>
              <w:t xml:space="preserve">tributes </w:t>
            </w:r>
            <w:r w:rsidRPr="005A7768">
              <w:rPr>
                <w:rFonts w:ascii="Arial" w:hAnsi="Arial" w:cs="Arial"/>
                <w:b/>
                <w:sz w:val="22"/>
                <w:szCs w:val="22"/>
                <w:lang w:val="en-GB"/>
              </w:rPr>
              <w:t>file reference</w:t>
            </w:r>
            <w:r w:rsidRPr="002469A6">
              <w:rPr>
                <w:rFonts w:ascii="Arial" w:hAnsi="Arial" w:cs="Arial"/>
                <w:sz w:val="22"/>
                <w:szCs w:val="22"/>
                <w:lang w:val="en-GB"/>
              </w:rPr>
              <w:t xml:space="preserve"> or </w:t>
            </w:r>
            <w:r w:rsidRPr="00AE63BF">
              <w:rPr>
                <w:rFonts w:ascii="Arial" w:hAnsi="Arial" w:cs="Arial"/>
                <w:b/>
                <w:sz w:val="22"/>
                <w:szCs w:val="22"/>
                <w:lang w:val="en-GB"/>
              </w:rPr>
              <w:t>text</w:t>
            </w:r>
            <w:r w:rsidRPr="00AE63BF">
              <w:rPr>
                <w:rFonts w:ascii="Arial" w:hAnsi="Arial" w:cs="Arial"/>
                <w:sz w:val="22"/>
                <w:szCs w:val="22"/>
                <w:lang w:val="en-GB"/>
              </w:rPr>
              <w:t xml:space="preserve"> must be populated. </w:t>
            </w:r>
          </w:p>
          <w:p w14:paraId="67E308F9" w14:textId="77777777" w:rsidR="00823210" w:rsidRPr="003D06EE" w:rsidRDefault="00823210" w:rsidP="00823210">
            <w:pPr>
              <w:spacing w:after="104" w:line="259" w:lineRule="auto"/>
              <w:jc w:val="both"/>
              <w:rPr>
                <w:rFonts w:ascii="Arial" w:hAnsi="Arial" w:cs="Arial"/>
                <w:sz w:val="22"/>
                <w:szCs w:val="22"/>
                <w:lang w:val="en-GB"/>
              </w:rPr>
            </w:pPr>
          </w:p>
          <w:p w14:paraId="0BDC2D80" w14:textId="297407E8" w:rsidR="00823210" w:rsidRPr="001C48E7" w:rsidRDefault="001C48E7" w:rsidP="001C48E7">
            <w:pPr>
              <w:pStyle w:val="Kop3"/>
              <w:numPr>
                <w:ilvl w:val="2"/>
                <w:numId w:val="0"/>
              </w:numPr>
              <w:jc w:val="both"/>
              <w:rPr>
                <w:sz w:val="24"/>
                <w:szCs w:val="24"/>
                <w:lang w:val="en-GB"/>
              </w:rPr>
            </w:pPr>
            <w:r w:rsidRPr="001C48E7">
              <w:rPr>
                <w:sz w:val="24"/>
                <w:szCs w:val="24"/>
                <w:lang w:val="en-GB"/>
              </w:rPr>
              <w:t xml:space="preserve">6.6.1 </w:t>
            </w:r>
            <w:r>
              <w:rPr>
                <w:sz w:val="24"/>
                <w:szCs w:val="24"/>
                <w:lang w:val="en-GB"/>
              </w:rPr>
              <w:t xml:space="preserve"> </w:t>
            </w:r>
            <w:r w:rsidR="00823210" w:rsidRPr="001C48E7">
              <w:rPr>
                <w:sz w:val="24"/>
                <w:szCs w:val="24"/>
                <w:lang w:val="en-GB"/>
              </w:rPr>
              <w:t xml:space="preserve">Bridges </w:t>
            </w:r>
          </w:p>
          <w:p w14:paraId="18CA3057" w14:textId="77777777" w:rsidR="00823210" w:rsidRPr="003D06EE" w:rsidRDefault="00823210" w:rsidP="00823210">
            <w:pPr>
              <w:spacing w:after="121" w:line="241" w:lineRule="auto"/>
              <w:ind w:right="55"/>
              <w:jc w:val="both"/>
              <w:rPr>
                <w:rFonts w:ascii="Arial" w:hAnsi="Arial" w:cs="Arial"/>
                <w:sz w:val="22"/>
                <w:szCs w:val="22"/>
                <w:lang w:val="en-GB"/>
              </w:rPr>
            </w:pPr>
            <w:r w:rsidRPr="003D06EE">
              <w:rPr>
                <w:rFonts w:ascii="Arial" w:hAnsi="Arial" w:cs="Arial"/>
                <w:sz w:val="22"/>
                <w:szCs w:val="22"/>
                <w:lang w:val="en-GB"/>
              </w:rPr>
              <w:t xml:space="preserve">If it is required to encode a bridge, it should be done using the feature </w:t>
            </w:r>
            <w:r w:rsidRPr="003D06EE">
              <w:rPr>
                <w:rFonts w:ascii="Arial" w:hAnsi="Arial" w:cs="Arial"/>
                <w:b/>
                <w:sz w:val="22"/>
                <w:szCs w:val="22"/>
                <w:lang w:val="en-GB"/>
              </w:rPr>
              <w:t>Bridge</w:t>
            </w:r>
            <w:r w:rsidRPr="003D06EE">
              <w:rPr>
                <w:rFonts w:ascii="Arial" w:hAnsi="Arial" w:cs="Arial"/>
                <w:sz w:val="22"/>
                <w:szCs w:val="22"/>
                <w:lang w:val="en-GB"/>
              </w:rPr>
              <w:t xml:space="preserve">. Bridges may be encoded over water that is navigable or non-navigable at the optimum display scale of the IENC data. Where the bridge is encoded over navigable water, associated features such as spans, pylons and pontoons of the bridge must be associated with the </w:t>
            </w:r>
            <w:r w:rsidRPr="003D06EE">
              <w:rPr>
                <w:rFonts w:ascii="Arial" w:hAnsi="Arial" w:cs="Arial"/>
                <w:b/>
                <w:sz w:val="22"/>
                <w:szCs w:val="22"/>
                <w:lang w:val="en-GB"/>
              </w:rPr>
              <w:t>Bridge</w:t>
            </w:r>
            <w:r w:rsidRPr="003D06EE">
              <w:rPr>
                <w:rFonts w:ascii="Arial" w:hAnsi="Arial" w:cs="Arial"/>
                <w:sz w:val="22"/>
                <w:szCs w:val="22"/>
                <w:lang w:val="en-GB"/>
              </w:rPr>
              <w:t xml:space="preserve"> feature using the association </w:t>
            </w:r>
            <w:r w:rsidRPr="003D06EE">
              <w:rPr>
                <w:rFonts w:ascii="Arial" w:hAnsi="Arial" w:cs="Arial"/>
                <w:b/>
                <w:sz w:val="22"/>
                <w:szCs w:val="22"/>
                <w:lang w:val="en-GB"/>
              </w:rPr>
              <w:t>Bridge Aggregation</w:t>
            </w:r>
            <w:r w:rsidRPr="003D06EE">
              <w:rPr>
                <w:rFonts w:ascii="Arial" w:hAnsi="Arial" w:cs="Arial"/>
                <w:sz w:val="22"/>
                <w:szCs w:val="22"/>
                <w:lang w:val="en-GB"/>
              </w:rPr>
              <w:t xml:space="preserve"> (see clause</w:t>
            </w:r>
            <w:r w:rsidRPr="003D06EE">
              <w:rPr>
                <w:rFonts w:ascii="Arial" w:hAnsi="Arial" w:cs="Arial"/>
                <w:color w:val="339966"/>
                <w:sz w:val="22"/>
                <w:szCs w:val="22"/>
                <w:lang w:val="en-GB"/>
              </w:rPr>
              <w:t xml:space="preserve"> </w:t>
            </w:r>
            <w:r w:rsidRPr="003D06EE">
              <w:rPr>
                <w:rFonts w:ascii="Arial" w:hAnsi="Arial" w:cs="Arial"/>
                <w:sz w:val="22"/>
                <w:szCs w:val="22"/>
                <w:lang w:val="en-GB"/>
              </w:rPr>
              <w:fldChar w:fldCharType="begin"/>
            </w:r>
            <w:r w:rsidRPr="003D06EE">
              <w:rPr>
                <w:rFonts w:ascii="Arial" w:hAnsi="Arial" w:cs="Arial"/>
                <w:color w:val="339966"/>
                <w:sz w:val="22"/>
                <w:szCs w:val="22"/>
                <w:lang w:val="en-GB"/>
              </w:rPr>
              <w:instrText xml:space="preserve"> REF _Ref172553161 \r \h </w:instrText>
            </w:r>
            <w:r w:rsidRPr="003D06EE">
              <w:rPr>
                <w:rFonts w:ascii="Arial" w:hAnsi="Arial" w:cs="Arial"/>
                <w:sz w:val="22"/>
                <w:szCs w:val="22"/>
                <w:lang w:val="en-GB"/>
              </w:rPr>
              <w:instrText xml:space="preserve">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color w:val="339966"/>
                <w:sz w:val="22"/>
                <w:szCs w:val="22"/>
                <w:lang w:val="en-GB"/>
              </w:rPr>
              <w:t>25.3</w:t>
            </w:r>
            <w:r w:rsidRPr="003D06EE">
              <w:rPr>
                <w:rFonts w:ascii="Arial" w:hAnsi="Arial" w:cs="Arial"/>
                <w:sz w:val="22"/>
                <w:szCs w:val="22"/>
                <w:lang w:val="en-GB"/>
              </w:rPr>
              <w:fldChar w:fldCharType="end"/>
            </w:r>
            <w:r w:rsidRPr="003D06EE">
              <w:rPr>
                <w:rFonts w:ascii="Arial" w:hAnsi="Arial" w:cs="Arial"/>
                <w:sz w:val="22"/>
                <w:szCs w:val="22"/>
                <w:lang w:val="en-GB"/>
              </w:rPr>
              <w:t xml:space="preserve">) (that is, the </w:t>
            </w:r>
            <w:r w:rsidRPr="003D06EE">
              <w:rPr>
                <w:rFonts w:ascii="Arial" w:hAnsi="Arial" w:cs="Arial"/>
                <w:b/>
                <w:sz w:val="22"/>
                <w:szCs w:val="22"/>
                <w:lang w:val="en-GB"/>
              </w:rPr>
              <w:t>Bridge</w:t>
            </w:r>
            <w:r w:rsidRPr="003D06EE">
              <w:rPr>
                <w:rFonts w:ascii="Arial" w:hAnsi="Arial" w:cs="Arial"/>
                <w:sz w:val="22"/>
                <w:szCs w:val="22"/>
                <w:lang w:val="en-GB"/>
              </w:rPr>
              <w:t xml:space="preserve"> feature has geometry of type curve or surface, or has no geometry). Where the bridge is encoded over non-navigable water, then it must be encoded, where required, using a </w:t>
            </w:r>
            <w:r w:rsidRPr="003D06EE">
              <w:rPr>
                <w:rFonts w:ascii="Arial" w:hAnsi="Arial" w:cs="Arial"/>
                <w:b/>
                <w:sz w:val="22"/>
                <w:szCs w:val="22"/>
                <w:lang w:val="en-GB"/>
              </w:rPr>
              <w:t>Bridge</w:t>
            </w:r>
            <w:r w:rsidRPr="003D06EE">
              <w:rPr>
                <w:rFonts w:ascii="Arial" w:hAnsi="Arial" w:cs="Arial"/>
                <w:sz w:val="22"/>
                <w:szCs w:val="22"/>
                <w:lang w:val="en-GB"/>
              </w:rPr>
              <w:t xml:space="preserve"> feature having no component features (that is, the </w:t>
            </w:r>
            <w:r w:rsidRPr="003D06EE">
              <w:rPr>
                <w:rFonts w:ascii="Arial" w:hAnsi="Arial" w:cs="Arial"/>
                <w:b/>
                <w:sz w:val="22"/>
                <w:szCs w:val="22"/>
                <w:lang w:val="en-GB"/>
              </w:rPr>
              <w:t>Bridge</w:t>
            </w:r>
            <w:r w:rsidRPr="003D06EE">
              <w:rPr>
                <w:rFonts w:ascii="Arial" w:hAnsi="Arial" w:cs="Arial"/>
                <w:sz w:val="22"/>
                <w:szCs w:val="22"/>
                <w:lang w:val="en-GB"/>
              </w:rPr>
              <w:t xml:space="preserve"> feature has geometry of type curve or surface); or as a </w:t>
            </w:r>
            <w:r w:rsidRPr="003D06EE">
              <w:rPr>
                <w:rFonts w:ascii="Arial" w:hAnsi="Arial" w:cs="Arial"/>
                <w:b/>
                <w:sz w:val="22"/>
                <w:szCs w:val="22"/>
                <w:lang w:val="en-GB"/>
              </w:rPr>
              <w:t>Landmark</w:t>
            </w:r>
            <w:r w:rsidRPr="003D06EE">
              <w:rPr>
                <w:rFonts w:ascii="Arial" w:hAnsi="Arial" w:cs="Arial"/>
                <w:sz w:val="22"/>
                <w:szCs w:val="22"/>
                <w:lang w:val="en-GB"/>
              </w:rPr>
              <w:t xml:space="preserve"> feature (see clause </w:t>
            </w:r>
            <w:r w:rsidRPr="003D06EE">
              <w:rPr>
                <w:rFonts w:ascii="Arial" w:hAnsi="Arial" w:cs="Arial"/>
                <w:sz w:val="22"/>
                <w:szCs w:val="22"/>
                <w:lang w:val="en-GB"/>
              </w:rPr>
              <w:fldChar w:fldCharType="begin"/>
            </w:r>
            <w:r w:rsidRPr="003D06EE">
              <w:rPr>
                <w:rFonts w:ascii="Arial" w:hAnsi="Arial" w:cs="Arial"/>
                <w:sz w:val="22"/>
                <w:szCs w:val="22"/>
                <w:lang w:val="en-GB"/>
              </w:rPr>
              <w:instrText xml:space="preserve"> REF _Ref169525587 \r \h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sz w:val="22"/>
                <w:szCs w:val="22"/>
                <w:lang w:val="en-GB"/>
              </w:rPr>
              <w:t>7.2</w:t>
            </w:r>
            <w:r w:rsidRPr="003D06EE">
              <w:rPr>
                <w:rFonts w:ascii="Arial" w:hAnsi="Arial" w:cs="Arial"/>
                <w:sz w:val="22"/>
                <w:szCs w:val="22"/>
                <w:lang w:val="en-GB"/>
              </w:rPr>
              <w:fldChar w:fldCharType="end"/>
            </w:r>
            <w:r w:rsidRPr="003D06EE">
              <w:rPr>
                <w:rFonts w:ascii="Arial" w:hAnsi="Arial" w:cs="Arial"/>
                <w:sz w:val="22"/>
                <w:szCs w:val="22"/>
                <w:lang w:val="en-GB"/>
              </w:rPr>
              <w:t xml:space="preserve">) if the bridge has geometry of type point. </w:t>
            </w:r>
          </w:p>
          <w:p w14:paraId="1FAD2CDC" w14:textId="77777777" w:rsidR="00823210" w:rsidRPr="003D06EE" w:rsidRDefault="00823210" w:rsidP="00823210">
            <w:pPr>
              <w:spacing w:after="118" w:line="241" w:lineRule="auto"/>
              <w:ind w:right="54"/>
              <w:jc w:val="both"/>
              <w:rPr>
                <w:rFonts w:ascii="Arial" w:hAnsi="Arial" w:cs="Arial"/>
                <w:sz w:val="22"/>
                <w:szCs w:val="22"/>
                <w:lang w:val="en-GB"/>
              </w:rPr>
            </w:pPr>
            <w:r w:rsidRPr="003D06EE">
              <w:rPr>
                <w:rFonts w:ascii="Arial" w:hAnsi="Arial" w:cs="Arial"/>
                <w:sz w:val="22"/>
                <w:szCs w:val="22"/>
                <w:lang w:val="en-GB"/>
              </w:rPr>
              <w:t xml:space="preserve">The value of the vertical clearance between (high) water level and any fixed overhead obstruction must always be given, where known, on the largest optimum display scale IENC data intended for navigation under the bridge, and for detailed passage planning. The datum above which clearances are given must be a high water level, preferably Highest Astronomical Tide (HAT), where the tide is appreciable. For bridges over navigable water, the value for the vertical clearance(s) must be encoded using the features </w:t>
            </w:r>
            <w:r w:rsidRPr="003D06EE">
              <w:rPr>
                <w:rFonts w:ascii="Arial" w:hAnsi="Arial" w:cs="Arial"/>
                <w:b/>
                <w:sz w:val="22"/>
                <w:szCs w:val="22"/>
                <w:lang w:val="en-GB"/>
              </w:rPr>
              <w:t>Span Fixed</w:t>
            </w:r>
            <w:r w:rsidRPr="003D06EE">
              <w:rPr>
                <w:rFonts w:ascii="Arial" w:hAnsi="Arial" w:cs="Arial"/>
                <w:sz w:val="22"/>
                <w:szCs w:val="22"/>
                <w:lang w:val="en-GB"/>
              </w:rPr>
              <w:t xml:space="preserve"> or</w:t>
            </w:r>
            <w:r w:rsidRPr="003D06EE">
              <w:rPr>
                <w:rFonts w:ascii="Arial" w:hAnsi="Arial" w:cs="Arial"/>
                <w:b/>
                <w:sz w:val="22"/>
                <w:szCs w:val="22"/>
                <w:lang w:val="en-GB"/>
              </w:rPr>
              <w:t xml:space="preserve"> Span Opening</w:t>
            </w:r>
            <w:r w:rsidRPr="003D06EE">
              <w:rPr>
                <w:rFonts w:ascii="Arial" w:hAnsi="Arial" w:cs="Arial"/>
                <w:sz w:val="22"/>
                <w:szCs w:val="22"/>
                <w:lang w:val="en-GB"/>
              </w:rPr>
              <w:t xml:space="preserve"> (see clauses</w:t>
            </w:r>
            <w:r w:rsidRPr="003D06EE">
              <w:rPr>
                <w:rFonts w:ascii="Arial" w:hAnsi="Arial" w:cs="Arial"/>
                <w:color w:val="FF00FF"/>
                <w:sz w:val="22"/>
                <w:szCs w:val="22"/>
                <w:lang w:val="en-GB"/>
              </w:rPr>
              <w:t xml:space="preserve"> </w:t>
            </w:r>
            <w:r w:rsidRPr="003D06EE">
              <w:rPr>
                <w:rFonts w:ascii="Arial" w:hAnsi="Arial" w:cs="Arial"/>
                <w:sz w:val="22"/>
                <w:szCs w:val="22"/>
                <w:lang w:val="en-GB"/>
              </w:rPr>
              <w:fldChar w:fldCharType="begin"/>
            </w:r>
            <w:r w:rsidRPr="003D06EE">
              <w:rPr>
                <w:rFonts w:ascii="Arial" w:hAnsi="Arial" w:cs="Arial"/>
                <w:color w:val="FF00FF"/>
                <w:sz w:val="22"/>
                <w:szCs w:val="22"/>
                <w:lang w:val="en-GB"/>
              </w:rPr>
              <w:instrText xml:space="preserve"> REF _Ref170819500 \r \h </w:instrText>
            </w:r>
            <w:r w:rsidRPr="003D06EE">
              <w:rPr>
                <w:rFonts w:ascii="Arial" w:hAnsi="Arial" w:cs="Arial"/>
                <w:sz w:val="22"/>
                <w:szCs w:val="22"/>
                <w:lang w:val="en-GB"/>
              </w:rPr>
              <w:instrText xml:space="preserve">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color w:val="FF00FF"/>
                <w:sz w:val="22"/>
                <w:szCs w:val="22"/>
                <w:lang w:val="en-GB"/>
              </w:rPr>
              <w:t>6.7</w:t>
            </w:r>
            <w:r w:rsidRPr="003D06EE">
              <w:rPr>
                <w:rFonts w:ascii="Arial" w:hAnsi="Arial" w:cs="Arial"/>
                <w:sz w:val="22"/>
                <w:szCs w:val="22"/>
                <w:lang w:val="en-GB"/>
              </w:rPr>
              <w:fldChar w:fldCharType="end"/>
            </w:r>
            <w:r w:rsidRPr="003D06EE">
              <w:rPr>
                <w:rFonts w:ascii="Arial" w:hAnsi="Arial" w:cs="Arial"/>
                <w:color w:val="339966"/>
                <w:sz w:val="22"/>
                <w:szCs w:val="22"/>
                <w:lang w:val="en-GB"/>
              </w:rPr>
              <w:t xml:space="preserve"> </w:t>
            </w:r>
            <w:r w:rsidRPr="003D06EE">
              <w:rPr>
                <w:rFonts w:ascii="Arial" w:hAnsi="Arial" w:cs="Arial"/>
                <w:sz w:val="22"/>
                <w:szCs w:val="22"/>
                <w:lang w:val="en-GB"/>
              </w:rPr>
              <w:t xml:space="preserve">and </w:t>
            </w:r>
            <w:r w:rsidRPr="003D06EE">
              <w:rPr>
                <w:rFonts w:ascii="Arial" w:hAnsi="Arial" w:cs="Arial"/>
                <w:sz w:val="22"/>
                <w:szCs w:val="22"/>
                <w:lang w:val="en-GB"/>
              </w:rPr>
              <w:fldChar w:fldCharType="begin"/>
            </w:r>
            <w:r w:rsidRPr="003D06EE">
              <w:rPr>
                <w:rFonts w:ascii="Arial" w:hAnsi="Arial" w:cs="Arial"/>
                <w:sz w:val="22"/>
                <w:szCs w:val="22"/>
                <w:lang w:val="en-GB"/>
              </w:rPr>
              <w:instrText xml:space="preserve"> REF _Ref170819510 \r \h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sz w:val="22"/>
                <w:szCs w:val="22"/>
                <w:lang w:val="en-GB"/>
              </w:rPr>
              <w:t>6.8</w:t>
            </w:r>
            <w:r w:rsidRPr="003D06EE">
              <w:rPr>
                <w:rFonts w:ascii="Arial" w:hAnsi="Arial" w:cs="Arial"/>
                <w:sz w:val="22"/>
                <w:szCs w:val="22"/>
                <w:lang w:val="en-GB"/>
              </w:rPr>
              <w:fldChar w:fldCharType="end"/>
            </w:r>
            <w:r w:rsidRPr="003D06EE">
              <w:rPr>
                <w:rFonts w:ascii="Arial" w:hAnsi="Arial" w:cs="Arial"/>
                <w:sz w:val="22"/>
                <w:szCs w:val="22"/>
                <w:lang w:val="en-GB"/>
              </w:rPr>
              <w:t xml:space="preserve">), with the clearance(s) populated using the complex attributes </w:t>
            </w:r>
            <w:r w:rsidRPr="003D06EE">
              <w:rPr>
                <w:rFonts w:ascii="Arial" w:hAnsi="Arial" w:cs="Arial"/>
                <w:b/>
                <w:sz w:val="22"/>
                <w:szCs w:val="22"/>
                <w:lang w:val="en-GB"/>
              </w:rPr>
              <w:t>vertical clearance fixed</w:t>
            </w:r>
            <w:r w:rsidRPr="003D06EE">
              <w:rPr>
                <w:rFonts w:ascii="Arial" w:hAnsi="Arial" w:cs="Arial"/>
                <w:sz w:val="22"/>
                <w:szCs w:val="22"/>
                <w:lang w:val="en-GB"/>
              </w:rPr>
              <w:t xml:space="preserve">, </w:t>
            </w:r>
            <w:r w:rsidRPr="003D06EE">
              <w:rPr>
                <w:rFonts w:ascii="Arial" w:hAnsi="Arial" w:cs="Arial"/>
                <w:b/>
                <w:sz w:val="22"/>
                <w:szCs w:val="22"/>
                <w:lang w:val="en-GB"/>
              </w:rPr>
              <w:t>vertical clearance closed</w:t>
            </w:r>
            <w:r w:rsidRPr="003D06EE">
              <w:rPr>
                <w:rFonts w:ascii="Arial" w:hAnsi="Arial" w:cs="Arial"/>
                <w:sz w:val="22"/>
                <w:szCs w:val="22"/>
                <w:lang w:val="en-GB"/>
              </w:rPr>
              <w:t xml:space="preserve"> and/or </w:t>
            </w:r>
            <w:r w:rsidRPr="003D06EE">
              <w:rPr>
                <w:rFonts w:ascii="Arial" w:hAnsi="Arial" w:cs="Arial"/>
                <w:b/>
                <w:sz w:val="22"/>
                <w:szCs w:val="22"/>
                <w:lang w:val="en-GB"/>
              </w:rPr>
              <w:t>vertical clearance open</w:t>
            </w:r>
            <w:r w:rsidRPr="003D06EE">
              <w:rPr>
                <w:rFonts w:ascii="Arial" w:hAnsi="Arial" w:cs="Arial"/>
                <w:sz w:val="22"/>
                <w:szCs w:val="22"/>
                <w:lang w:val="en-GB"/>
              </w:rPr>
              <w:t xml:space="preserve">, and sub-attributes populated relevant to the span.  </w:t>
            </w:r>
          </w:p>
          <w:p w14:paraId="519EB0B0" w14:textId="77777777" w:rsidR="00823210" w:rsidRPr="003D06EE" w:rsidRDefault="00823210" w:rsidP="00823210">
            <w:pPr>
              <w:spacing w:line="259" w:lineRule="auto"/>
              <w:jc w:val="both"/>
              <w:rPr>
                <w:rFonts w:ascii="Arial" w:hAnsi="Arial" w:cs="Arial"/>
                <w:sz w:val="22"/>
                <w:szCs w:val="22"/>
                <w:lang w:val="en-GB"/>
              </w:rPr>
            </w:pPr>
            <w:r w:rsidRPr="003D06EE">
              <w:rPr>
                <w:rFonts w:ascii="Arial" w:hAnsi="Arial" w:cs="Arial"/>
                <w:sz w:val="22"/>
                <w:szCs w:val="22"/>
                <w:u w:val="single" w:color="000000"/>
                <w:lang w:val="en-GB"/>
              </w:rPr>
              <w:t>Remarks:</w:t>
            </w:r>
            <w:r w:rsidRPr="003D06EE">
              <w:rPr>
                <w:rFonts w:ascii="Arial" w:hAnsi="Arial" w:cs="Arial"/>
                <w:sz w:val="22"/>
                <w:szCs w:val="22"/>
                <w:lang w:val="en-GB"/>
              </w:rPr>
              <w:t xml:space="preserve"> </w:t>
            </w:r>
          </w:p>
          <w:p w14:paraId="4FED35B1" w14:textId="77777777" w:rsidR="00823210" w:rsidRPr="00AE63BF" w:rsidRDefault="00823210" w:rsidP="008949E4">
            <w:pPr>
              <w:numPr>
                <w:ilvl w:val="0"/>
                <w:numId w:val="4"/>
              </w:numPr>
              <w:spacing w:after="16" w:line="241" w:lineRule="auto"/>
              <w:ind w:left="0" w:right="56" w:hanging="240"/>
              <w:jc w:val="both"/>
              <w:rPr>
                <w:rFonts w:ascii="Arial" w:hAnsi="Arial" w:cs="Arial"/>
                <w:sz w:val="22"/>
                <w:szCs w:val="22"/>
                <w:lang w:val="en-GB"/>
              </w:rPr>
            </w:pPr>
            <w:r w:rsidRPr="00050DB7">
              <w:rPr>
                <w:rFonts w:ascii="Arial" w:hAnsi="Arial" w:cs="Arial"/>
                <w:sz w:val="22"/>
                <w:szCs w:val="22"/>
                <w:lang w:val="en-GB"/>
              </w:rPr>
              <w:t xml:space="preserve">If it is required to encode the name of a bridge over navigable water, the </w:t>
            </w:r>
            <w:r w:rsidRPr="001972DB">
              <w:rPr>
                <w:rFonts w:ascii="Arial" w:hAnsi="Arial" w:cs="Arial"/>
                <w:b/>
                <w:sz w:val="22"/>
                <w:szCs w:val="22"/>
                <w:lang w:val="en-GB"/>
              </w:rPr>
              <w:t>Bridge</w:t>
            </w:r>
            <w:r w:rsidRPr="001972DB">
              <w:rPr>
                <w:rFonts w:ascii="Arial" w:hAnsi="Arial" w:cs="Arial"/>
                <w:sz w:val="22"/>
                <w:szCs w:val="22"/>
                <w:lang w:val="en-GB"/>
              </w:rPr>
              <w:t xml:space="preserve"> should be encoded using </w:t>
            </w:r>
            <w:r w:rsidRPr="00697F47">
              <w:rPr>
                <w:rFonts w:ascii="Arial" w:hAnsi="Arial" w:cs="Arial"/>
                <w:sz w:val="22"/>
                <w:szCs w:val="22"/>
                <w:lang w:val="en-GB"/>
              </w:rPr>
              <w:t xml:space="preserve">geometry of type curve or surface, associated with all relevant components of the bridge using the association </w:t>
            </w:r>
            <w:r w:rsidRPr="005A7768">
              <w:rPr>
                <w:rFonts w:ascii="Arial" w:hAnsi="Arial" w:cs="Arial"/>
                <w:b/>
                <w:sz w:val="22"/>
                <w:szCs w:val="22"/>
                <w:lang w:val="en-GB"/>
              </w:rPr>
              <w:t>Bridge Aggregation</w:t>
            </w:r>
            <w:r w:rsidRPr="005A7768">
              <w:rPr>
                <w:rFonts w:ascii="Arial" w:hAnsi="Arial" w:cs="Arial"/>
                <w:sz w:val="22"/>
                <w:szCs w:val="22"/>
                <w:lang w:val="en-GB"/>
              </w:rPr>
              <w:t xml:space="preserve">. The extent of the geometry of the </w:t>
            </w:r>
            <w:r w:rsidRPr="002469A6">
              <w:rPr>
                <w:rFonts w:ascii="Arial" w:hAnsi="Arial" w:cs="Arial"/>
                <w:b/>
                <w:sz w:val="22"/>
                <w:szCs w:val="22"/>
                <w:lang w:val="en-GB"/>
              </w:rPr>
              <w:t>Bridge</w:t>
            </w:r>
            <w:r w:rsidRPr="00AE63BF">
              <w:rPr>
                <w:rFonts w:ascii="Arial" w:hAnsi="Arial" w:cs="Arial"/>
                <w:sz w:val="22"/>
                <w:szCs w:val="22"/>
                <w:lang w:val="en-GB"/>
              </w:rPr>
              <w:t xml:space="preserve"> should utilise the geometry of all the components of the bridge so as to cover its full extent. </w:t>
            </w:r>
          </w:p>
          <w:p w14:paraId="5A319467" w14:textId="77777777" w:rsidR="00823210" w:rsidRPr="003D06EE" w:rsidRDefault="00823210" w:rsidP="008949E4">
            <w:pPr>
              <w:numPr>
                <w:ilvl w:val="0"/>
                <w:numId w:val="4"/>
              </w:numPr>
              <w:spacing w:after="15" w:line="241" w:lineRule="auto"/>
              <w:ind w:left="0" w:right="56" w:hanging="240"/>
              <w:jc w:val="both"/>
              <w:rPr>
                <w:rFonts w:ascii="Arial" w:hAnsi="Arial" w:cs="Arial"/>
                <w:sz w:val="22"/>
                <w:szCs w:val="22"/>
                <w:lang w:val="en-GB"/>
              </w:rPr>
            </w:pPr>
            <w:r w:rsidRPr="00AE63BF">
              <w:rPr>
                <w:rFonts w:ascii="Arial" w:hAnsi="Arial" w:cs="Arial"/>
                <w:sz w:val="22"/>
                <w:szCs w:val="22"/>
                <w:lang w:val="en-GB"/>
              </w:rPr>
              <w:t xml:space="preserve">If it is required to encode the extent of an unnamed bridge over navigable water, this may be done using a </w:t>
            </w:r>
            <w:r w:rsidRPr="00AE63BF">
              <w:rPr>
                <w:rFonts w:ascii="Arial" w:hAnsi="Arial" w:cs="Arial"/>
                <w:b/>
                <w:sz w:val="22"/>
                <w:szCs w:val="22"/>
                <w:lang w:val="en-GB"/>
              </w:rPr>
              <w:t>Bridge</w:t>
            </w:r>
            <w:r w:rsidRPr="00F32EFD">
              <w:rPr>
                <w:rFonts w:ascii="Arial" w:hAnsi="Arial" w:cs="Arial"/>
                <w:sz w:val="22"/>
                <w:szCs w:val="22"/>
                <w:lang w:val="en-GB"/>
              </w:rPr>
              <w:t xml:space="preserve"> feature having no geometry, associated with all relevant components of the bridge using the association </w:t>
            </w:r>
            <w:r w:rsidRPr="003D06EE">
              <w:rPr>
                <w:rFonts w:ascii="Arial" w:hAnsi="Arial" w:cs="Arial"/>
                <w:b/>
                <w:sz w:val="22"/>
                <w:szCs w:val="22"/>
                <w:lang w:val="en-GB"/>
              </w:rPr>
              <w:t>Bridge Aggregation</w:t>
            </w:r>
            <w:r w:rsidRPr="003D06EE">
              <w:rPr>
                <w:rFonts w:ascii="Arial" w:hAnsi="Arial" w:cs="Arial"/>
                <w:sz w:val="22"/>
                <w:szCs w:val="22"/>
                <w:lang w:val="en-GB"/>
              </w:rPr>
              <w:t xml:space="preserve">. </w:t>
            </w:r>
          </w:p>
          <w:p w14:paraId="3B1709BC" w14:textId="77777777" w:rsidR="00823210" w:rsidRPr="003D06EE" w:rsidRDefault="00823210" w:rsidP="008949E4">
            <w:pPr>
              <w:numPr>
                <w:ilvl w:val="0"/>
                <w:numId w:val="4"/>
              </w:numPr>
              <w:spacing w:after="15" w:line="241" w:lineRule="auto"/>
              <w:ind w:left="0" w:right="56" w:hanging="240"/>
              <w:jc w:val="both"/>
              <w:rPr>
                <w:rFonts w:ascii="Arial" w:hAnsi="Arial" w:cs="Arial"/>
                <w:sz w:val="22"/>
                <w:szCs w:val="22"/>
                <w:lang w:val="en-GB"/>
              </w:rPr>
            </w:pPr>
            <w:r w:rsidRPr="003D06EE">
              <w:rPr>
                <w:rFonts w:ascii="Arial" w:hAnsi="Arial" w:cs="Arial"/>
                <w:sz w:val="22"/>
                <w:szCs w:val="22"/>
                <w:lang w:val="en-GB"/>
              </w:rPr>
              <w:t xml:space="preserve">Water under a bridge must be encoded using the features </w:t>
            </w:r>
            <w:r w:rsidRPr="003D06EE">
              <w:rPr>
                <w:rFonts w:ascii="Arial" w:hAnsi="Arial" w:cs="Arial"/>
                <w:b/>
                <w:sz w:val="22"/>
                <w:szCs w:val="22"/>
                <w:lang w:val="en-GB"/>
              </w:rPr>
              <w:t>Depth Area</w:t>
            </w:r>
            <w:r w:rsidRPr="003D06EE">
              <w:rPr>
                <w:rFonts w:ascii="Arial" w:hAnsi="Arial" w:cs="Arial"/>
                <w:sz w:val="22"/>
                <w:szCs w:val="22"/>
                <w:lang w:val="en-GB"/>
              </w:rPr>
              <w:t xml:space="preserve">, </w:t>
            </w:r>
            <w:r w:rsidRPr="003D06EE">
              <w:rPr>
                <w:rFonts w:ascii="Arial" w:hAnsi="Arial" w:cs="Arial"/>
                <w:b/>
                <w:sz w:val="22"/>
                <w:szCs w:val="22"/>
                <w:lang w:val="en-GB"/>
              </w:rPr>
              <w:t>Dredged Area</w:t>
            </w:r>
            <w:r w:rsidRPr="003D06EE">
              <w:rPr>
                <w:rFonts w:ascii="Arial" w:hAnsi="Arial" w:cs="Arial"/>
                <w:sz w:val="22"/>
                <w:szCs w:val="22"/>
                <w:lang w:val="en-GB"/>
              </w:rPr>
              <w:t xml:space="preserve"> or </w:t>
            </w:r>
            <w:proofErr w:type="spellStart"/>
            <w:r w:rsidRPr="003D06EE">
              <w:rPr>
                <w:rFonts w:ascii="Arial" w:hAnsi="Arial" w:cs="Arial"/>
                <w:b/>
                <w:sz w:val="22"/>
                <w:szCs w:val="22"/>
                <w:lang w:val="en-GB"/>
              </w:rPr>
              <w:t>Unsurveyed</w:t>
            </w:r>
            <w:proofErr w:type="spellEnd"/>
            <w:r w:rsidRPr="003D06EE">
              <w:rPr>
                <w:rFonts w:ascii="Arial" w:hAnsi="Arial" w:cs="Arial"/>
                <w:b/>
                <w:sz w:val="22"/>
                <w:szCs w:val="22"/>
                <w:lang w:val="en-GB"/>
              </w:rPr>
              <w:t xml:space="preserve"> Area</w:t>
            </w:r>
            <w:r w:rsidRPr="003D06EE">
              <w:rPr>
                <w:rFonts w:ascii="Arial" w:hAnsi="Arial" w:cs="Arial"/>
                <w:sz w:val="22"/>
                <w:szCs w:val="22"/>
                <w:lang w:val="en-GB"/>
              </w:rPr>
              <w:t xml:space="preserve"> (and appropriate </w:t>
            </w:r>
            <w:r w:rsidRPr="003D06EE">
              <w:rPr>
                <w:rFonts w:ascii="Arial" w:hAnsi="Arial" w:cs="Arial"/>
                <w:b/>
                <w:sz w:val="22"/>
                <w:szCs w:val="22"/>
                <w:lang w:val="en-GB"/>
              </w:rPr>
              <w:t>Depth Contour</w:t>
            </w:r>
            <w:r w:rsidRPr="003D06EE">
              <w:rPr>
                <w:rFonts w:ascii="Arial" w:hAnsi="Arial" w:cs="Arial"/>
                <w:sz w:val="22"/>
                <w:szCs w:val="22"/>
                <w:lang w:val="en-GB"/>
              </w:rPr>
              <w:t xml:space="preserve"> and </w:t>
            </w:r>
            <w:r w:rsidRPr="003D06EE">
              <w:rPr>
                <w:rFonts w:ascii="Arial" w:hAnsi="Arial" w:cs="Arial"/>
                <w:b/>
                <w:sz w:val="22"/>
                <w:szCs w:val="22"/>
                <w:lang w:val="en-GB"/>
              </w:rPr>
              <w:t>Sounding</w:t>
            </w:r>
            <w:r w:rsidRPr="003D06EE">
              <w:rPr>
                <w:rFonts w:ascii="Arial" w:hAnsi="Arial" w:cs="Arial"/>
                <w:sz w:val="22"/>
                <w:szCs w:val="22"/>
                <w:lang w:val="en-GB"/>
              </w:rPr>
              <w:t xml:space="preserve"> features) if the waterway is navigable at the optimum display scale for the IENC data, or using the feature </w:t>
            </w:r>
            <w:r w:rsidRPr="003D06EE">
              <w:rPr>
                <w:rFonts w:ascii="Arial" w:hAnsi="Arial" w:cs="Arial"/>
                <w:b/>
                <w:sz w:val="22"/>
                <w:szCs w:val="22"/>
                <w:lang w:val="en-GB"/>
              </w:rPr>
              <w:t>Land Area</w:t>
            </w:r>
            <w:r w:rsidRPr="003D06EE">
              <w:rPr>
                <w:rFonts w:ascii="Arial" w:hAnsi="Arial" w:cs="Arial"/>
                <w:sz w:val="22"/>
                <w:szCs w:val="22"/>
                <w:lang w:val="en-GB"/>
              </w:rPr>
              <w:t xml:space="preserve"> if the waterway is not navigable at the optimum display scale for the IENC data. </w:t>
            </w:r>
          </w:p>
          <w:p w14:paraId="7DDD54B9" w14:textId="77777777" w:rsidR="00823210" w:rsidRPr="00050DB7" w:rsidRDefault="00823210" w:rsidP="008949E4">
            <w:pPr>
              <w:numPr>
                <w:ilvl w:val="0"/>
                <w:numId w:val="4"/>
              </w:numPr>
              <w:spacing w:after="0" w:line="259" w:lineRule="auto"/>
              <w:ind w:left="0" w:right="56" w:hanging="240"/>
              <w:jc w:val="both"/>
              <w:rPr>
                <w:rFonts w:ascii="Arial" w:hAnsi="Arial" w:cs="Arial"/>
                <w:sz w:val="22"/>
                <w:szCs w:val="22"/>
                <w:lang w:val="en-GB"/>
              </w:rPr>
            </w:pPr>
            <w:r w:rsidRPr="003D06EE">
              <w:rPr>
                <w:rFonts w:ascii="Arial" w:hAnsi="Arial" w:cs="Arial"/>
                <w:sz w:val="22"/>
                <w:szCs w:val="22"/>
                <w:lang w:val="en-GB"/>
              </w:rPr>
              <w:t xml:space="preserve">When there is a fixed vertical clearance, closed vertical clearance, or open vertical clearance given for a bridge, it should be applied only to the portion of the bridge to which the clearance refers, using the features </w:t>
            </w:r>
            <w:r w:rsidRPr="003D06EE">
              <w:rPr>
                <w:rFonts w:ascii="Arial" w:hAnsi="Arial" w:cs="Arial"/>
                <w:b/>
                <w:sz w:val="22"/>
                <w:szCs w:val="22"/>
                <w:lang w:val="en-GB"/>
              </w:rPr>
              <w:t>Span Fixed</w:t>
            </w:r>
            <w:r w:rsidRPr="003D06EE">
              <w:rPr>
                <w:rFonts w:ascii="Arial" w:hAnsi="Arial" w:cs="Arial"/>
                <w:sz w:val="22"/>
                <w:szCs w:val="22"/>
                <w:lang w:val="en-GB"/>
              </w:rPr>
              <w:t xml:space="preserve"> or </w:t>
            </w:r>
            <w:r w:rsidRPr="003D06EE">
              <w:rPr>
                <w:rFonts w:ascii="Arial" w:hAnsi="Arial" w:cs="Arial"/>
                <w:b/>
                <w:sz w:val="22"/>
                <w:szCs w:val="22"/>
                <w:lang w:val="en-GB"/>
              </w:rPr>
              <w:t>Span Opening</w:t>
            </w:r>
            <w:r w:rsidRPr="003D06EE">
              <w:rPr>
                <w:rFonts w:ascii="Arial" w:hAnsi="Arial" w:cs="Arial"/>
                <w:sz w:val="22"/>
                <w:szCs w:val="22"/>
                <w:lang w:val="en-GB"/>
              </w:rPr>
              <w:t xml:space="preserve"> (see clauses</w:t>
            </w:r>
            <w:r w:rsidRPr="003D06EE">
              <w:rPr>
                <w:rFonts w:ascii="Arial" w:hAnsi="Arial" w:cs="Arial"/>
                <w:color w:val="FF00FF"/>
                <w:sz w:val="22"/>
                <w:szCs w:val="22"/>
                <w:lang w:val="en-GB"/>
              </w:rPr>
              <w:t xml:space="preserve"> </w:t>
            </w:r>
            <w:r w:rsidRPr="003D06EE">
              <w:rPr>
                <w:rFonts w:ascii="Arial" w:hAnsi="Arial" w:cs="Arial"/>
                <w:sz w:val="22"/>
                <w:szCs w:val="22"/>
                <w:lang w:val="en-GB"/>
              </w:rPr>
              <w:fldChar w:fldCharType="begin"/>
            </w:r>
            <w:r w:rsidRPr="003D06EE">
              <w:rPr>
                <w:rFonts w:ascii="Arial" w:hAnsi="Arial" w:cs="Arial"/>
                <w:color w:val="FF00FF"/>
                <w:sz w:val="22"/>
                <w:szCs w:val="22"/>
                <w:lang w:val="en-GB"/>
              </w:rPr>
              <w:instrText xml:space="preserve"> REF _Ref170819500 \r \h </w:instrText>
            </w:r>
            <w:r w:rsidRPr="003D06EE">
              <w:rPr>
                <w:rFonts w:ascii="Arial" w:hAnsi="Arial" w:cs="Arial"/>
                <w:sz w:val="22"/>
                <w:szCs w:val="22"/>
                <w:lang w:val="en-GB"/>
              </w:rPr>
              <w:instrText xml:space="preserve">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color w:val="FF00FF"/>
                <w:sz w:val="22"/>
                <w:szCs w:val="22"/>
                <w:lang w:val="en-GB"/>
              </w:rPr>
              <w:t>6.7</w:t>
            </w:r>
            <w:r w:rsidRPr="003D06EE">
              <w:rPr>
                <w:rFonts w:ascii="Arial" w:hAnsi="Arial" w:cs="Arial"/>
                <w:sz w:val="22"/>
                <w:szCs w:val="22"/>
                <w:lang w:val="en-GB"/>
              </w:rPr>
              <w:fldChar w:fldCharType="end"/>
            </w:r>
            <w:r w:rsidRPr="003D06EE">
              <w:rPr>
                <w:rFonts w:ascii="Arial" w:hAnsi="Arial" w:cs="Arial"/>
                <w:color w:val="339966"/>
                <w:sz w:val="22"/>
                <w:szCs w:val="22"/>
                <w:lang w:val="en-GB"/>
              </w:rPr>
              <w:t xml:space="preserve"> </w:t>
            </w:r>
            <w:r w:rsidRPr="003D06EE">
              <w:rPr>
                <w:rFonts w:ascii="Arial" w:hAnsi="Arial" w:cs="Arial"/>
                <w:sz w:val="22"/>
                <w:szCs w:val="22"/>
                <w:lang w:val="en-GB"/>
              </w:rPr>
              <w:t xml:space="preserve">and </w:t>
            </w:r>
            <w:r w:rsidRPr="003D06EE">
              <w:rPr>
                <w:rFonts w:ascii="Arial" w:hAnsi="Arial" w:cs="Arial"/>
                <w:sz w:val="22"/>
                <w:szCs w:val="22"/>
                <w:lang w:val="en-GB"/>
              </w:rPr>
              <w:fldChar w:fldCharType="begin"/>
            </w:r>
            <w:r w:rsidRPr="003D06EE">
              <w:rPr>
                <w:rFonts w:ascii="Arial" w:hAnsi="Arial" w:cs="Arial"/>
                <w:sz w:val="22"/>
                <w:szCs w:val="22"/>
                <w:lang w:val="en-GB"/>
              </w:rPr>
              <w:instrText xml:space="preserve"> REF _Ref170819510 \r \h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sz w:val="22"/>
                <w:szCs w:val="22"/>
                <w:lang w:val="en-GB"/>
              </w:rPr>
              <w:t>6.8</w:t>
            </w:r>
            <w:r w:rsidRPr="003D06EE">
              <w:rPr>
                <w:rFonts w:ascii="Arial" w:hAnsi="Arial" w:cs="Arial"/>
                <w:sz w:val="22"/>
                <w:szCs w:val="22"/>
                <w:lang w:val="en-GB"/>
              </w:rPr>
              <w:fldChar w:fldCharType="end"/>
            </w:r>
            <w:r w:rsidRPr="003D06EE">
              <w:rPr>
                <w:rFonts w:ascii="Arial" w:hAnsi="Arial" w:cs="Arial"/>
                <w:sz w:val="22"/>
                <w:szCs w:val="22"/>
                <w:lang w:val="en-GB"/>
              </w:rPr>
              <w:t xml:space="preserve">). All encoded bridge spans must be associated with the </w:t>
            </w:r>
            <w:r w:rsidRPr="003D06EE">
              <w:rPr>
                <w:rFonts w:ascii="Arial" w:hAnsi="Arial" w:cs="Arial"/>
                <w:b/>
                <w:sz w:val="22"/>
                <w:szCs w:val="22"/>
                <w:lang w:val="en-GB"/>
              </w:rPr>
              <w:t>Bridge</w:t>
            </w:r>
            <w:r w:rsidRPr="003D06EE">
              <w:rPr>
                <w:rFonts w:ascii="Arial" w:hAnsi="Arial" w:cs="Arial"/>
                <w:sz w:val="22"/>
                <w:szCs w:val="22"/>
                <w:lang w:val="en-GB"/>
              </w:rPr>
              <w:t xml:space="preserve"> feature using the association </w:t>
            </w:r>
            <w:r w:rsidRPr="003D06EE">
              <w:rPr>
                <w:rFonts w:ascii="Arial" w:hAnsi="Arial" w:cs="Arial"/>
                <w:b/>
                <w:sz w:val="22"/>
                <w:szCs w:val="22"/>
                <w:lang w:val="en-GB"/>
              </w:rPr>
              <w:t>Bridge Aggregation</w:t>
            </w:r>
            <w:r w:rsidRPr="003D06EE">
              <w:rPr>
                <w:rFonts w:ascii="Arial" w:hAnsi="Arial" w:cs="Arial"/>
                <w:sz w:val="22"/>
                <w:szCs w:val="22"/>
                <w:lang w:val="en-GB"/>
              </w:rPr>
              <w:t xml:space="preserve"> (see clause</w:t>
            </w:r>
            <w:r w:rsidRPr="003D06EE">
              <w:rPr>
                <w:rFonts w:ascii="Arial" w:hAnsi="Arial" w:cs="Arial"/>
                <w:color w:val="339966"/>
                <w:sz w:val="22"/>
                <w:szCs w:val="22"/>
                <w:lang w:val="en-GB"/>
              </w:rPr>
              <w:t xml:space="preserve"> </w:t>
            </w:r>
            <w:r w:rsidRPr="003D06EE">
              <w:rPr>
                <w:rFonts w:ascii="Arial" w:hAnsi="Arial" w:cs="Arial"/>
                <w:sz w:val="22"/>
                <w:szCs w:val="22"/>
                <w:lang w:val="en-GB"/>
              </w:rPr>
              <w:fldChar w:fldCharType="begin"/>
            </w:r>
            <w:r w:rsidRPr="003D06EE">
              <w:rPr>
                <w:rFonts w:ascii="Arial" w:hAnsi="Arial" w:cs="Arial"/>
                <w:color w:val="339966"/>
                <w:sz w:val="22"/>
                <w:szCs w:val="22"/>
                <w:lang w:val="en-GB"/>
              </w:rPr>
              <w:instrText xml:space="preserve"> REF _Ref172553161 \r \h </w:instrText>
            </w:r>
            <w:r w:rsidRPr="003D06EE">
              <w:rPr>
                <w:rFonts w:ascii="Arial" w:hAnsi="Arial" w:cs="Arial"/>
                <w:sz w:val="22"/>
                <w:szCs w:val="22"/>
                <w:lang w:val="en-GB"/>
              </w:rPr>
              <w:instrText xml:space="preserve">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color w:val="339966"/>
                <w:sz w:val="22"/>
                <w:szCs w:val="22"/>
                <w:lang w:val="en-GB"/>
              </w:rPr>
              <w:t>25.3</w:t>
            </w:r>
            <w:r w:rsidRPr="003D06EE">
              <w:rPr>
                <w:rFonts w:ascii="Arial" w:hAnsi="Arial" w:cs="Arial"/>
                <w:sz w:val="22"/>
                <w:szCs w:val="22"/>
                <w:lang w:val="en-GB"/>
              </w:rPr>
              <w:fldChar w:fldCharType="end"/>
            </w:r>
            <w:r w:rsidRPr="003D06EE">
              <w:rPr>
                <w:rFonts w:ascii="Arial" w:hAnsi="Arial" w:cs="Arial"/>
                <w:sz w:val="22"/>
                <w:szCs w:val="22"/>
                <w:lang w:val="en-GB"/>
              </w:rPr>
              <w:t xml:space="preserve">). See examples in the Figures below. If there are no vertical clearances given for a bridge and it is over water that is navigable at the optimum display scale of the IENC data, a single </w:t>
            </w:r>
            <w:r w:rsidRPr="003D06EE">
              <w:rPr>
                <w:rFonts w:ascii="Arial" w:hAnsi="Arial" w:cs="Arial"/>
                <w:b/>
                <w:sz w:val="22"/>
                <w:szCs w:val="22"/>
                <w:lang w:val="en-GB"/>
              </w:rPr>
              <w:t>Span Fixed</w:t>
            </w:r>
            <w:r w:rsidRPr="003D06EE">
              <w:rPr>
                <w:rFonts w:ascii="Arial" w:hAnsi="Arial" w:cs="Arial"/>
                <w:sz w:val="22"/>
                <w:szCs w:val="22"/>
                <w:lang w:val="en-GB"/>
              </w:rPr>
              <w:t xml:space="preserve"> or </w:t>
            </w:r>
            <w:r w:rsidRPr="003D06EE">
              <w:rPr>
                <w:rFonts w:ascii="Arial" w:hAnsi="Arial" w:cs="Arial"/>
                <w:b/>
                <w:sz w:val="22"/>
                <w:szCs w:val="22"/>
                <w:lang w:val="en-GB"/>
              </w:rPr>
              <w:t>Span Opening</w:t>
            </w:r>
            <w:r w:rsidRPr="003D06EE">
              <w:rPr>
                <w:rFonts w:ascii="Arial" w:hAnsi="Arial" w:cs="Arial"/>
                <w:sz w:val="22"/>
                <w:szCs w:val="22"/>
                <w:lang w:val="en-GB"/>
              </w:rPr>
              <w:t xml:space="preserve"> feature must be encoded covering the area of the bridge, having mandatory vertical clearance attributes populated with an empty (null) value.</w:t>
            </w:r>
          </w:p>
          <w:p w14:paraId="2F083ED6" w14:textId="77777777" w:rsidR="00823210" w:rsidRPr="003D06EE" w:rsidRDefault="00823210" w:rsidP="008949E4">
            <w:pPr>
              <w:numPr>
                <w:ilvl w:val="0"/>
                <w:numId w:val="6"/>
              </w:numPr>
              <w:tabs>
                <w:tab w:val="clear" w:pos="360"/>
                <w:tab w:val="left" w:pos="0"/>
                <w:tab w:val="left" w:pos="240"/>
                <w:tab w:val="left" w:pos="566"/>
                <w:tab w:val="num" w:pos="792"/>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ind w:left="0" w:hanging="240"/>
              <w:jc w:val="both"/>
              <w:rPr>
                <w:rFonts w:ascii="Arial" w:hAnsi="Arial" w:cs="Arial"/>
                <w:sz w:val="22"/>
                <w:szCs w:val="22"/>
                <w:lang w:val="en-GB"/>
              </w:rPr>
            </w:pPr>
            <w:r w:rsidRPr="001972DB">
              <w:rPr>
                <w:rFonts w:ascii="Arial" w:hAnsi="Arial" w:cs="Arial"/>
                <w:sz w:val="22"/>
                <w:szCs w:val="22"/>
                <w:lang w:val="en-GB"/>
              </w:rPr>
              <w:t xml:space="preserve">The attribute </w:t>
            </w:r>
            <w:r w:rsidRPr="001972DB">
              <w:rPr>
                <w:rFonts w:ascii="Arial" w:hAnsi="Arial" w:cs="Arial"/>
                <w:b/>
                <w:sz w:val="22"/>
                <w:szCs w:val="22"/>
                <w:lang w:val="en-GB"/>
              </w:rPr>
              <w:t>height</w:t>
            </w:r>
            <w:r w:rsidRPr="00697F47">
              <w:rPr>
                <w:rFonts w:ascii="Arial" w:hAnsi="Arial" w:cs="Arial"/>
                <w:sz w:val="22"/>
                <w:szCs w:val="22"/>
                <w:lang w:val="en-GB"/>
              </w:rPr>
              <w:t xml:space="preserve"> is used, where required, to encode the height of the</w:t>
            </w:r>
            <w:r w:rsidRPr="005A7768">
              <w:rPr>
                <w:rFonts w:ascii="Arial" w:hAnsi="Arial" w:cs="Arial"/>
                <w:sz w:val="22"/>
                <w:szCs w:val="22"/>
                <w:lang w:val="en-GB"/>
              </w:rPr>
              <w:t xml:space="preserve"> highest point on the bridge structure (see clause</w:t>
            </w:r>
            <w:r w:rsidRPr="005A7768">
              <w:rPr>
                <w:rFonts w:ascii="Arial" w:hAnsi="Arial" w:cs="Arial"/>
                <w:color w:val="339966"/>
                <w:sz w:val="22"/>
                <w:szCs w:val="22"/>
                <w:lang w:val="en-GB"/>
              </w:rPr>
              <w:t xml:space="preserve"> </w:t>
            </w:r>
            <w:r w:rsidRPr="003D06EE">
              <w:rPr>
                <w:rFonts w:ascii="Arial" w:hAnsi="Arial" w:cs="Arial"/>
                <w:sz w:val="22"/>
                <w:szCs w:val="22"/>
                <w:lang w:val="en-GB"/>
              </w:rPr>
              <w:fldChar w:fldCharType="begin"/>
            </w:r>
            <w:r w:rsidRPr="003D06EE">
              <w:rPr>
                <w:rFonts w:ascii="Arial" w:hAnsi="Arial" w:cs="Arial"/>
                <w:color w:val="339966"/>
                <w:sz w:val="22"/>
                <w:szCs w:val="22"/>
                <w:lang w:val="en-GB"/>
              </w:rPr>
              <w:instrText xml:space="preserve"> REF _Ref170819578 \r \h </w:instrText>
            </w:r>
            <w:r w:rsidRPr="003D06EE">
              <w:rPr>
                <w:rFonts w:ascii="Arial" w:hAnsi="Arial" w:cs="Arial"/>
                <w:sz w:val="22"/>
                <w:szCs w:val="22"/>
                <w:lang w:val="en-GB"/>
              </w:rPr>
              <w:instrText xml:space="preserve">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color w:val="339966"/>
                <w:sz w:val="22"/>
                <w:szCs w:val="22"/>
                <w:lang w:val="en-GB"/>
              </w:rPr>
              <w:t>2.5.7</w:t>
            </w:r>
            <w:r w:rsidRPr="003D06EE">
              <w:rPr>
                <w:rFonts w:ascii="Arial" w:hAnsi="Arial" w:cs="Arial"/>
                <w:sz w:val="22"/>
                <w:szCs w:val="22"/>
                <w:lang w:val="en-GB"/>
              </w:rPr>
              <w:fldChar w:fldCharType="end"/>
            </w:r>
            <w:r w:rsidRPr="003D06EE">
              <w:rPr>
                <w:rFonts w:ascii="Arial" w:hAnsi="Arial" w:cs="Arial"/>
                <w:sz w:val="22"/>
                <w:szCs w:val="22"/>
                <w:lang w:val="en-GB"/>
              </w:rPr>
              <w:t>).</w:t>
            </w:r>
          </w:p>
          <w:p w14:paraId="6A5F545B" w14:textId="77777777" w:rsidR="00823210" w:rsidRPr="001972DB" w:rsidRDefault="00823210" w:rsidP="008949E4">
            <w:pPr>
              <w:numPr>
                <w:ilvl w:val="0"/>
                <w:numId w:val="6"/>
              </w:numPr>
              <w:tabs>
                <w:tab w:val="clear" w:pos="360"/>
                <w:tab w:val="left" w:pos="0"/>
                <w:tab w:val="left" w:pos="240"/>
                <w:tab w:val="left" w:pos="566"/>
                <w:tab w:val="num" w:pos="792"/>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ind w:left="0" w:hanging="240"/>
              <w:jc w:val="both"/>
              <w:rPr>
                <w:rFonts w:ascii="Arial" w:hAnsi="Arial" w:cs="Arial"/>
                <w:sz w:val="22"/>
                <w:szCs w:val="22"/>
                <w:lang w:val="en-GB"/>
              </w:rPr>
            </w:pPr>
            <w:r w:rsidRPr="003D06EE">
              <w:rPr>
                <w:rFonts w:ascii="Arial" w:hAnsi="Arial" w:cs="Arial"/>
                <w:sz w:val="22"/>
                <w:szCs w:val="22"/>
                <w:lang w:val="en-GB"/>
              </w:rPr>
              <w:t xml:space="preserve">If it is required to encode a bridge for which part or the entire span is moved aside or backwards, it must be done using a </w:t>
            </w:r>
            <w:r w:rsidRPr="003D06EE">
              <w:rPr>
                <w:rFonts w:ascii="Arial" w:hAnsi="Arial" w:cs="Arial"/>
                <w:b/>
                <w:sz w:val="22"/>
                <w:szCs w:val="22"/>
                <w:lang w:val="en-GB"/>
              </w:rPr>
              <w:t xml:space="preserve">Bridge </w:t>
            </w:r>
            <w:r w:rsidRPr="003D06EE">
              <w:rPr>
                <w:rFonts w:ascii="Arial" w:hAnsi="Arial" w:cs="Arial"/>
                <w:sz w:val="22"/>
                <w:szCs w:val="22"/>
                <w:lang w:val="en-GB"/>
              </w:rPr>
              <w:t xml:space="preserve">feature, with attributes </w:t>
            </w:r>
            <w:r w:rsidRPr="003D06EE">
              <w:rPr>
                <w:rFonts w:ascii="Arial" w:hAnsi="Arial" w:cs="Arial"/>
                <w:b/>
                <w:sz w:val="22"/>
                <w:szCs w:val="22"/>
                <w:lang w:val="en-GB"/>
              </w:rPr>
              <w:t>opening bridge</w:t>
            </w:r>
            <w:r w:rsidRPr="003D06EE">
              <w:rPr>
                <w:rFonts w:ascii="Arial" w:hAnsi="Arial" w:cs="Arial"/>
                <w:sz w:val="22"/>
                <w:szCs w:val="22"/>
                <w:lang w:val="en-GB"/>
              </w:rPr>
              <w:t xml:space="preserve"> = </w:t>
            </w:r>
            <w:r w:rsidRPr="003D06EE">
              <w:rPr>
                <w:rFonts w:ascii="Arial" w:hAnsi="Arial" w:cs="Arial"/>
                <w:i/>
                <w:sz w:val="22"/>
                <w:szCs w:val="22"/>
                <w:lang w:val="en-GB"/>
              </w:rPr>
              <w:t>True</w:t>
            </w:r>
            <w:r w:rsidRPr="003D06EE">
              <w:rPr>
                <w:rFonts w:ascii="Arial" w:hAnsi="Arial" w:cs="Arial"/>
                <w:sz w:val="22"/>
                <w:szCs w:val="22"/>
                <w:lang w:val="en-GB"/>
              </w:rPr>
              <w:t xml:space="preserve"> and </w:t>
            </w:r>
            <w:r w:rsidRPr="003D06EE">
              <w:rPr>
                <w:rFonts w:ascii="Arial" w:hAnsi="Arial" w:cs="Arial"/>
                <w:b/>
                <w:sz w:val="22"/>
                <w:szCs w:val="22"/>
                <w:lang w:val="en-GB"/>
              </w:rPr>
              <w:t>category of opening bridge</w:t>
            </w:r>
            <w:r w:rsidRPr="00050DB7">
              <w:rPr>
                <w:rFonts w:ascii="Arial" w:hAnsi="Arial" w:cs="Arial"/>
                <w:sz w:val="22"/>
                <w:szCs w:val="22"/>
                <w:lang w:val="en-GB"/>
              </w:rPr>
              <w:t xml:space="preserve"> = </w:t>
            </w:r>
            <w:r w:rsidRPr="001972DB">
              <w:rPr>
                <w:rFonts w:ascii="Arial" w:hAnsi="Arial" w:cs="Arial"/>
                <w:i/>
                <w:sz w:val="22"/>
                <w:szCs w:val="22"/>
                <w:lang w:val="en-GB"/>
              </w:rPr>
              <w:t>7</w:t>
            </w:r>
            <w:r w:rsidRPr="001972DB">
              <w:rPr>
                <w:rFonts w:ascii="Arial" w:hAnsi="Arial" w:cs="Arial"/>
                <w:sz w:val="22"/>
                <w:szCs w:val="22"/>
                <w:lang w:val="en-GB"/>
              </w:rPr>
              <w:t xml:space="preserve"> (drawbridge).</w:t>
            </w:r>
          </w:p>
          <w:p w14:paraId="6634253C" w14:textId="77777777" w:rsidR="00823210" w:rsidRPr="003D06EE" w:rsidRDefault="00823210" w:rsidP="008949E4">
            <w:pPr>
              <w:numPr>
                <w:ilvl w:val="0"/>
                <w:numId w:val="6"/>
              </w:numPr>
              <w:tabs>
                <w:tab w:val="clear" w:pos="360"/>
                <w:tab w:val="left" w:pos="0"/>
                <w:tab w:val="left" w:pos="240"/>
                <w:tab w:val="left" w:pos="566"/>
                <w:tab w:val="num" w:pos="792"/>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ind w:left="0" w:hanging="240"/>
              <w:jc w:val="both"/>
              <w:rPr>
                <w:rFonts w:ascii="Arial" w:hAnsi="Arial" w:cs="Arial"/>
                <w:sz w:val="22"/>
                <w:szCs w:val="22"/>
                <w:lang w:val="en-GB"/>
              </w:rPr>
            </w:pPr>
            <w:r w:rsidRPr="00697F47">
              <w:rPr>
                <w:rFonts w:ascii="Arial" w:hAnsi="Arial" w:cs="Arial"/>
                <w:sz w:val="22"/>
                <w:szCs w:val="22"/>
                <w:lang w:val="en-GB"/>
              </w:rPr>
              <w:t xml:space="preserve">If it is required to encode a pontoon bridge where a pontoon section may be temporarily removed or rotated so as to allow passage of vessels, this must be done using a </w:t>
            </w:r>
            <w:r w:rsidRPr="005A7768">
              <w:rPr>
                <w:rFonts w:ascii="Arial" w:hAnsi="Arial" w:cs="Arial"/>
                <w:b/>
                <w:sz w:val="22"/>
                <w:szCs w:val="22"/>
                <w:lang w:val="en-GB"/>
              </w:rPr>
              <w:t>Bridge</w:t>
            </w:r>
            <w:r w:rsidRPr="005A7768">
              <w:rPr>
                <w:rFonts w:ascii="Arial" w:hAnsi="Arial" w:cs="Arial"/>
                <w:sz w:val="22"/>
                <w:szCs w:val="22"/>
                <w:lang w:val="en-GB"/>
              </w:rPr>
              <w:t xml:space="preserve"> feature, with attributes </w:t>
            </w:r>
            <w:r w:rsidRPr="002469A6">
              <w:rPr>
                <w:rFonts w:ascii="Arial" w:hAnsi="Arial" w:cs="Arial"/>
                <w:b/>
                <w:sz w:val="22"/>
                <w:szCs w:val="22"/>
                <w:lang w:val="en-GB"/>
              </w:rPr>
              <w:lastRenderedPageBreak/>
              <w:t>bridge construction</w:t>
            </w:r>
            <w:r w:rsidRPr="00AE63BF">
              <w:rPr>
                <w:rFonts w:ascii="Arial" w:hAnsi="Arial" w:cs="Arial"/>
                <w:sz w:val="22"/>
                <w:szCs w:val="22"/>
                <w:lang w:val="en-GB"/>
              </w:rPr>
              <w:t xml:space="preserve"> = </w:t>
            </w:r>
            <w:r w:rsidRPr="00AE63BF">
              <w:rPr>
                <w:rFonts w:ascii="Arial" w:hAnsi="Arial" w:cs="Arial"/>
                <w:i/>
                <w:sz w:val="22"/>
                <w:szCs w:val="22"/>
                <w:lang w:val="en-GB"/>
              </w:rPr>
              <w:t>3</w:t>
            </w:r>
            <w:r w:rsidRPr="00AE63BF">
              <w:rPr>
                <w:rFonts w:ascii="Arial" w:hAnsi="Arial" w:cs="Arial"/>
                <w:sz w:val="22"/>
                <w:szCs w:val="22"/>
                <w:lang w:val="en-GB"/>
              </w:rPr>
              <w:t xml:space="preserve"> (pontoon bridge), </w:t>
            </w:r>
            <w:r w:rsidRPr="00AE63BF">
              <w:rPr>
                <w:rFonts w:ascii="Arial" w:hAnsi="Arial" w:cs="Arial"/>
                <w:b/>
                <w:sz w:val="22"/>
                <w:szCs w:val="22"/>
                <w:lang w:val="en-GB"/>
              </w:rPr>
              <w:t>opening bridge</w:t>
            </w:r>
            <w:r w:rsidRPr="00F32EFD">
              <w:rPr>
                <w:rFonts w:ascii="Arial" w:hAnsi="Arial" w:cs="Arial"/>
                <w:sz w:val="22"/>
                <w:szCs w:val="22"/>
                <w:lang w:val="en-GB"/>
              </w:rPr>
              <w:t xml:space="preserve"> = </w:t>
            </w:r>
            <w:r w:rsidRPr="003D06EE">
              <w:rPr>
                <w:rFonts w:ascii="Arial" w:hAnsi="Arial" w:cs="Arial"/>
                <w:i/>
                <w:sz w:val="22"/>
                <w:szCs w:val="22"/>
                <w:lang w:val="en-GB"/>
              </w:rPr>
              <w:t>True</w:t>
            </w:r>
            <w:r w:rsidRPr="003D06EE">
              <w:rPr>
                <w:rFonts w:ascii="Arial" w:hAnsi="Arial" w:cs="Arial"/>
                <w:sz w:val="22"/>
                <w:szCs w:val="22"/>
                <w:lang w:val="en-GB"/>
              </w:rPr>
              <w:t xml:space="preserve"> and </w:t>
            </w:r>
            <w:r w:rsidRPr="003D06EE">
              <w:rPr>
                <w:rFonts w:ascii="Arial" w:hAnsi="Arial" w:cs="Arial"/>
                <w:b/>
                <w:sz w:val="22"/>
                <w:szCs w:val="22"/>
                <w:lang w:val="en-GB"/>
              </w:rPr>
              <w:t>category of opening bridge</w:t>
            </w:r>
            <w:r w:rsidRPr="003D06EE">
              <w:rPr>
                <w:rFonts w:ascii="Arial" w:hAnsi="Arial" w:cs="Arial"/>
                <w:sz w:val="22"/>
                <w:szCs w:val="22"/>
                <w:lang w:val="en-GB"/>
              </w:rPr>
              <w:t xml:space="preserve"> = </w:t>
            </w:r>
            <w:r w:rsidRPr="003D06EE">
              <w:rPr>
                <w:rFonts w:ascii="Arial" w:hAnsi="Arial" w:cs="Arial"/>
                <w:i/>
                <w:sz w:val="22"/>
                <w:szCs w:val="22"/>
                <w:lang w:val="en-GB"/>
              </w:rPr>
              <w:t>3</w:t>
            </w:r>
            <w:r w:rsidRPr="003D06EE">
              <w:rPr>
                <w:rFonts w:ascii="Arial" w:hAnsi="Arial" w:cs="Arial"/>
                <w:sz w:val="22"/>
                <w:szCs w:val="22"/>
                <w:lang w:val="en-GB"/>
              </w:rPr>
              <w:t xml:space="preserve"> (swing bridge</w:t>
            </w:r>
            <w:r>
              <w:rPr>
                <w:rFonts w:ascii="Arial" w:hAnsi="Arial" w:cs="Arial"/>
                <w:sz w:val="22"/>
                <w:szCs w:val="22"/>
                <w:lang w:val="en-GB"/>
              </w:rPr>
              <w:t xml:space="preserve">) or </w:t>
            </w:r>
            <w:r w:rsidRPr="00700485">
              <w:rPr>
                <w:rFonts w:ascii="Arial" w:hAnsi="Arial" w:cs="Arial"/>
                <w:i/>
                <w:sz w:val="22"/>
                <w:szCs w:val="22"/>
                <w:lang w:val="en-GB"/>
              </w:rPr>
              <w:t>7</w:t>
            </w:r>
            <w:r>
              <w:rPr>
                <w:rFonts w:ascii="Arial" w:hAnsi="Arial" w:cs="Arial"/>
                <w:sz w:val="22"/>
                <w:szCs w:val="22"/>
                <w:lang w:val="en-GB"/>
              </w:rPr>
              <w:t xml:space="preserve"> (draw bridge</w:t>
            </w:r>
            <w:r w:rsidRPr="003D06EE">
              <w:rPr>
                <w:rFonts w:ascii="Arial" w:hAnsi="Arial" w:cs="Arial"/>
                <w:sz w:val="22"/>
                <w:szCs w:val="22"/>
                <w:lang w:val="en-GB"/>
              </w:rPr>
              <w:t>).</w:t>
            </w:r>
          </w:p>
          <w:p w14:paraId="79856A80" w14:textId="77777777" w:rsidR="00823210" w:rsidRPr="003D06EE" w:rsidRDefault="00823210" w:rsidP="008949E4">
            <w:pPr>
              <w:numPr>
                <w:ilvl w:val="0"/>
                <w:numId w:val="6"/>
              </w:numPr>
              <w:tabs>
                <w:tab w:val="clear" w:pos="360"/>
                <w:tab w:val="left" w:pos="0"/>
                <w:tab w:val="left" w:pos="240"/>
                <w:tab w:val="left" w:pos="566"/>
                <w:tab w:val="num" w:pos="792"/>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ind w:left="0" w:hanging="240"/>
              <w:jc w:val="both"/>
              <w:rPr>
                <w:rFonts w:ascii="Arial" w:hAnsi="Arial" w:cs="Arial"/>
                <w:sz w:val="22"/>
                <w:szCs w:val="22"/>
                <w:lang w:val="en-GB"/>
              </w:rPr>
            </w:pPr>
            <w:r w:rsidRPr="003D06EE">
              <w:rPr>
                <w:rFonts w:ascii="Arial" w:hAnsi="Arial" w:cs="Arial"/>
                <w:sz w:val="22"/>
                <w:szCs w:val="22"/>
                <w:lang w:val="en-GB"/>
              </w:rPr>
              <w:t xml:space="preserve">If it is required to encode a distance mark that is included on or associated with a bridge, this must be done using the feature </w:t>
            </w:r>
            <w:r w:rsidRPr="003D06EE">
              <w:rPr>
                <w:rFonts w:ascii="Arial" w:hAnsi="Arial" w:cs="Arial"/>
                <w:b/>
                <w:sz w:val="22"/>
                <w:szCs w:val="22"/>
                <w:lang w:val="en-GB"/>
              </w:rPr>
              <w:t>Distance Mark</w:t>
            </w:r>
            <w:r w:rsidRPr="003D06EE">
              <w:rPr>
                <w:rFonts w:ascii="Arial" w:hAnsi="Arial" w:cs="Arial"/>
                <w:sz w:val="22"/>
                <w:szCs w:val="22"/>
                <w:lang w:val="en-GB"/>
              </w:rPr>
              <w:t xml:space="preserve"> (see clause</w:t>
            </w:r>
            <w:r w:rsidRPr="003D06EE">
              <w:rPr>
                <w:rFonts w:ascii="Arial" w:hAnsi="Arial" w:cs="Arial"/>
                <w:color w:val="339966"/>
                <w:sz w:val="22"/>
                <w:szCs w:val="22"/>
                <w:lang w:val="en-GB"/>
              </w:rPr>
              <w:t xml:space="preserve"> </w:t>
            </w:r>
            <w:r w:rsidRPr="003D06EE">
              <w:rPr>
                <w:rFonts w:ascii="Arial" w:hAnsi="Arial" w:cs="Arial"/>
                <w:sz w:val="22"/>
                <w:szCs w:val="22"/>
                <w:lang w:val="en-GB"/>
              </w:rPr>
              <w:fldChar w:fldCharType="begin"/>
            </w:r>
            <w:r w:rsidRPr="003D06EE">
              <w:rPr>
                <w:rFonts w:ascii="Arial" w:hAnsi="Arial" w:cs="Arial"/>
                <w:color w:val="339966"/>
                <w:sz w:val="22"/>
                <w:szCs w:val="22"/>
                <w:lang w:val="en-GB"/>
              </w:rPr>
              <w:instrText xml:space="preserve"> REF _Ref170819612 \r \h </w:instrText>
            </w:r>
            <w:r w:rsidRPr="003D06EE">
              <w:rPr>
                <w:rFonts w:ascii="Arial" w:hAnsi="Arial" w:cs="Arial"/>
                <w:sz w:val="22"/>
                <w:szCs w:val="22"/>
                <w:lang w:val="en-GB"/>
              </w:rPr>
              <w:instrText xml:space="preserve">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color w:val="339966"/>
                <w:sz w:val="22"/>
                <w:szCs w:val="22"/>
                <w:lang w:val="en-GB"/>
              </w:rPr>
              <w:t>8.10</w:t>
            </w:r>
            <w:r w:rsidRPr="003D06EE">
              <w:rPr>
                <w:rFonts w:ascii="Arial" w:hAnsi="Arial" w:cs="Arial"/>
                <w:sz w:val="22"/>
                <w:szCs w:val="22"/>
                <w:lang w:val="en-GB"/>
              </w:rPr>
              <w:fldChar w:fldCharType="end"/>
            </w:r>
            <w:r w:rsidRPr="003D06EE">
              <w:rPr>
                <w:rFonts w:ascii="Arial" w:hAnsi="Arial" w:cs="Arial"/>
                <w:sz w:val="22"/>
                <w:szCs w:val="22"/>
                <w:lang w:val="en-GB"/>
              </w:rPr>
              <w:t>).</w:t>
            </w:r>
          </w:p>
          <w:p w14:paraId="0E53AC6F" w14:textId="77777777" w:rsidR="00823210" w:rsidRPr="003D06EE" w:rsidRDefault="00823210" w:rsidP="008949E4">
            <w:pPr>
              <w:numPr>
                <w:ilvl w:val="0"/>
                <w:numId w:val="6"/>
              </w:numPr>
              <w:tabs>
                <w:tab w:val="clear" w:pos="360"/>
                <w:tab w:val="left" w:pos="0"/>
                <w:tab w:val="left" w:pos="240"/>
                <w:tab w:val="left" w:pos="566"/>
                <w:tab w:val="num" w:pos="792"/>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ind w:left="0" w:hanging="240"/>
              <w:jc w:val="both"/>
              <w:rPr>
                <w:rFonts w:ascii="Arial" w:hAnsi="Arial" w:cs="Arial"/>
                <w:sz w:val="22"/>
                <w:szCs w:val="22"/>
                <w:lang w:val="en-GB"/>
              </w:rPr>
            </w:pPr>
            <w:r w:rsidRPr="003D06EE">
              <w:rPr>
                <w:rFonts w:ascii="Arial" w:hAnsi="Arial" w:cs="Arial"/>
                <w:sz w:val="22"/>
                <w:szCs w:val="22"/>
                <w:lang w:val="en-GB"/>
              </w:rPr>
              <w:t xml:space="preserve">In navigable water, bridge supports must be encoded, where possible, using a </w:t>
            </w:r>
            <w:r w:rsidRPr="003D06EE">
              <w:rPr>
                <w:rFonts w:ascii="Arial" w:hAnsi="Arial" w:cs="Arial"/>
                <w:b/>
                <w:bCs/>
                <w:sz w:val="22"/>
                <w:szCs w:val="22"/>
                <w:lang w:val="en-GB"/>
              </w:rPr>
              <w:t>Pylon/Bridge Support</w:t>
            </w:r>
            <w:r w:rsidRPr="003D06EE">
              <w:rPr>
                <w:rFonts w:ascii="Arial" w:hAnsi="Arial" w:cs="Arial"/>
                <w:sz w:val="22"/>
                <w:szCs w:val="22"/>
                <w:lang w:val="en-GB"/>
              </w:rPr>
              <w:t xml:space="preserve"> feature (see clause </w:t>
            </w:r>
            <w:r w:rsidRPr="003D06EE">
              <w:rPr>
                <w:rFonts w:ascii="Arial" w:hAnsi="Arial" w:cs="Arial"/>
                <w:sz w:val="22"/>
                <w:szCs w:val="22"/>
                <w:lang w:val="en-GB"/>
              </w:rPr>
              <w:fldChar w:fldCharType="begin"/>
            </w:r>
            <w:r w:rsidRPr="003D06EE">
              <w:rPr>
                <w:rFonts w:ascii="Arial" w:hAnsi="Arial" w:cs="Arial"/>
                <w:sz w:val="22"/>
                <w:szCs w:val="22"/>
                <w:lang w:val="en-GB"/>
              </w:rPr>
              <w:instrText xml:space="preserve"> REF _Ref170819635 \r \h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sz w:val="22"/>
                <w:szCs w:val="22"/>
                <w:lang w:val="en-GB"/>
              </w:rPr>
              <w:t>6.12</w:t>
            </w:r>
            <w:r w:rsidRPr="003D06EE">
              <w:rPr>
                <w:rFonts w:ascii="Arial" w:hAnsi="Arial" w:cs="Arial"/>
                <w:sz w:val="22"/>
                <w:szCs w:val="22"/>
                <w:lang w:val="en-GB"/>
              </w:rPr>
              <w:fldChar w:fldCharType="end"/>
            </w:r>
            <w:r w:rsidRPr="003D06EE">
              <w:rPr>
                <w:rFonts w:ascii="Arial" w:hAnsi="Arial" w:cs="Arial"/>
                <w:sz w:val="22"/>
                <w:szCs w:val="22"/>
                <w:lang w:val="en-GB"/>
              </w:rPr>
              <w:t xml:space="preserve">), with attribute </w:t>
            </w:r>
            <w:r w:rsidRPr="003D06EE">
              <w:rPr>
                <w:rFonts w:ascii="Arial" w:hAnsi="Arial" w:cs="Arial"/>
                <w:b/>
                <w:sz w:val="22"/>
                <w:szCs w:val="22"/>
                <w:lang w:val="en-GB"/>
              </w:rPr>
              <w:t>category of pylon</w:t>
            </w:r>
            <w:r w:rsidRPr="003D06EE">
              <w:rPr>
                <w:rFonts w:ascii="Arial" w:hAnsi="Arial" w:cs="Arial"/>
                <w:sz w:val="22"/>
                <w:szCs w:val="22"/>
                <w:lang w:val="en-GB"/>
              </w:rPr>
              <w:t> = </w:t>
            </w:r>
            <w:r w:rsidRPr="003D06EE">
              <w:rPr>
                <w:rFonts w:ascii="Arial" w:hAnsi="Arial" w:cs="Arial"/>
                <w:i/>
                <w:sz w:val="22"/>
                <w:szCs w:val="22"/>
                <w:lang w:val="en-GB"/>
              </w:rPr>
              <w:t>4</w:t>
            </w:r>
            <w:r w:rsidRPr="003D06EE">
              <w:rPr>
                <w:rFonts w:ascii="Arial" w:hAnsi="Arial" w:cs="Arial"/>
                <w:sz w:val="22"/>
                <w:szCs w:val="22"/>
                <w:lang w:val="en-GB"/>
              </w:rPr>
              <w:t xml:space="preserve"> (bridge/pylon tower) or </w:t>
            </w:r>
            <w:r w:rsidRPr="003D06EE">
              <w:rPr>
                <w:rFonts w:ascii="Arial" w:hAnsi="Arial" w:cs="Arial"/>
                <w:i/>
                <w:sz w:val="22"/>
                <w:szCs w:val="22"/>
                <w:lang w:val="en-GB"/>
              </w:rPr>
              <w:t>5</w:t>
            </w:r>
            <w:r w:rsidRPr="003D06EE">
              <w:rPr>
                <w:rFonts w:ascii="Arial" w:hAnsi="Arial" w:cs="Arial"/>
                <w:sz w:val="22"/>
                <w:szCs w:val="22"/>
                <w:lang w:val="en-GB"/>
              </w:rPr>
              <w:t xml:space="preserve"> (bridge pier) or if the bridge is a pontoon bridge as </w:t>
            </w:r>
            <w:r w:rsidRPr="003D06EE">
              <w:rPr>
                <w:rFonts w:ascii="Arial" w:hAnsi="Arial" w:cs="Arial"/>
                <w:b/>
                <w:bCs/>
                <w:sz w:val="22"/>
                <w:szCs w:val="22"/>
                <w:lang w:val="en-GB"/>
              </w:rPr>
              <w:t>Pontoon</w:t>
            </w:r>
            <w:r w:rsidRPr="003D06EE">
              <w:rPr>
                <w:rFonts w:ascii="Arial" w:hAnsi="Arial" w:cs="Arial"/>
                <w:sz w:val="22"/>
                <w:szCs w:val="22"/>
                <w:lang w:val="en-GB"/>
              </w:rPr>
              <w:t xml:space="preserve"> features (see clause </w:t>
            </w:r>
            <w:r w:rsidRPr="003D06EE">
              <w:rPr>
                <w:rFonts w:ascii="Arial" w:hAnsi="Arial" w:cs="Arial"/>
                <w:sz w:val="22"/>
                <w:szCs w:val="22"/>
                <w:lang w:val="en-GB"/>
              </w:rPr>
              <w:fldChar w:fldCharType="begin"/>
            </w:r>
            <w:r w:rsidRPr="003D06EE">
              <w:rPr>
                <w:rFonts w:ascii="Arial" w:hAnsi="Arial" w:cs="Arial"/>
                <w:sz w:val="22"/>
                <w:szCs w:val="22"/>
                <w:lang w:val="en-GB"/>
              </w:rPr>
              <w:instrText xml:space="preserve"> REF _Ref189477767 \r \h  \* MERGEFORMAT </w:instrText>
            </w:r>
            <w:r w:rsidRPr="003D06EE">
              <w:rPr>
                <w:rFonts w:ascii="Arial" w:hAnsi="Arial" w:cs="Arial"/>
                <w:sz w:val="22"/>
                <w:szCs w:val="22"/>
                <w:lang w:val="en-GB"/>
              </w:rPr>
            </w:r>
            <w:r w:rsidRPr="003D06EE">
              <w:rPr>
                <w:rFonts w:ascii="Arial" w:hAnsi="Arial" w:cs="Arial"/>
                <w:sz w:val="22"/>
                <w:szCs w:val="22"/>
                <w:lang w:val="en-GB"/>
              </w:rPr>
              <w:fldChar w:fldCharType="separate"/>
            </w:r>
            <w:r>
              <w:rPr>
                <w:rFonts w:ascii="Arial" w:hAnsi="Arial" w:cs="Arial"/>
                <w:sz w:val="22"/>
                <w:szCs w:val="22"/>
                <w:lang w:val="en-GB"/>
              </w:rPr>
              <w:t>8.19</w:t>
            </w:r>
            <w:r w:rsidRPr="003D06EE">
              <w:rPr>
                <w:rFonts w:ascii="Arial" w:hAnsi="Arial" w:cs="Arial"/>
                <w:sz w:val="22"/>
                <w:szCs w:val="22"/>
                <w:lang w:val="en-GB"/>
              </w:rPr>
              <w:fldChar w:fldCharType="end"/>
            </w:r>
            <w:r w:rsidRPr="003D06EE">
              <w:rPr>
                <w:rFonts w:ascii="Arial" w:hAnsi="Arial" w:cs="Arial"/>
                <w:sz w:val="22"/>
                <w:szCs w:val="22"/>
                <w:lang w:val="en-GB"/>
              </w:rPr>
              <w:t>).</w:t>
            </w:r>
          </w:p>
          <w:p w14:paraId="3B0AE26F" w14:textId="77777777" w:rsidR="00823210" w:rsidRPr="003D06EE" w:rsidRDefault="00823210" w:rsidP="00823210">
            <w:p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jc w:val="both"/>
              <w:rPr>
                <w:rFonts w:ascii="Arial" w:hAnsi="Arial" w:cs="Arial"/>
                <w:sz w:val="22"/>
                <w:szCs w:val="22"/>
                <w:lang w:val="en-GB"/>
              </w:rPr>
            </w:pPr>
          </w:p>
          <w:p w14:paraId="2B9D9A70" w14:textId="77777777" w:rsidR="00823210" w:rsidRPr="00697F47" w:rsidRDefault="00823210" w:rsidP="008949E4">
            <w:pPr>
              <w:numPr>
                <w:ilvl w:val="0"/>
                <w:numId w:val="6"/>
              </w:numPr>
              <w:tabs>
                <w:tab w:val="clear" w:pos="360"/>
                <w:tab w:val="left" w:pos="0"/>
                <w:tab w:val="left" w:pos="240"/>
                <w:tab w:val="left" w:pos="566"/>
                <w:tab w:val="num" w:pos="792"/>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ind w:left="0" w:hanging="238"/>
              <w:jc w:val="both"/>
              <w:rPr>
                <w:rFonts w:ascii="Arial" w:hAnsi="Arial" w:cs="Arial"/>
                <w:sz w:val="22"/>
                <w:szCs w:val="22"/>
                <w:lang w:val="en-GB"/>
              </w:rPr>
            </w:pPr>
            <w:r w:rsidRPr="00050DB7">
              <w:rPr>
                <w:rFonts w:ascii="Arial" w:hAnsi="Arial" w:cs="Arial"/>
                <w:sz w:val="22"/>
                <w:szCs w:val="22"/>
                <w:lang w:val="en-GB"/>
              </w:rPr>
              <w:t>It is not mandatory to encode roads or railways on bri</w:t>
            </w:r>
            <w:r w:rsidRPr="001972DB">
              <w:rPr>
                <w:rFonts w:ascii="Arial" w:hAnsi="Arial" w:cs="Arial"/>
                <w:sz w:val="22"/>
                <w:szCs w:val="22"/>
                <w:lang w:val="en-GB"/>
              </w:rPr>
              <w:t xml:space="preserve">dges. </w:t>
            </w:r>
          </w:p>
          <w:p w14:paraId="583A738F" w14:textId="14D83AFE" w:rsidR="00823210" w:rsidRPr="001C48E7" w:rsidRDefault="001C48E7" w:rsidP="00823210">
            <w:pPr>
              <w:pStyle w:val="Kop3"/>
              <w:tabs>
                <w:tab w:val="num" w:pos="851"/>
              </w:tabs>
              <w:spacing w:before="120" w:after="120"/>
              <w:ind w:left="0" w:hanging="851"/>
              <w:rPr>
                <w:sz w:val="24"/>
                <w:szCs w:val="24"/>
                <w:lang w:val="en-GB"/>
              </w:rPr>
            </w:pPr>
            <w:bookmarkStart w:id="13" w:name="_Toc522284143"/>
            <w:bookmarkStart w:id="14" w:name="_Toc151991490"/>
            <w:r w:rsidRPr="001C48E7">
              <w:rPr>
                <w:sz w:val="24"/>
                <w:szCs w:val="24"/>
                <w:lang w:val="en-GB"/>
              </w:rPr>
              <w:t xml:space="preserve">6.6.2 </w:t>
            </w:r>
            <w:r w:rsidR="00823210" w:rsidRPr="001C48E7">
              <w:rPr>
                <w:sz w:val="24"/>
                <w:szCs w:val="24"/>
                <w:lang w:val="en-GB"/>
              </w:rPr>
              <w:t>Examples of Encoding Common Bridge Types</w:t>
            </w:r>
            <w:bookmarkEnd w:id="13"/>
            <w:bookmarkEnd w:id="14"/>
          </w:p>
          <w:p w14:paraId="5570099E" w14:textId="77777777" w:rsidR="00823210" w:rsidRDefault="00823210" w:rsidP="00823210">
            <w:pPr>
              <w:spacing w:line="259" w:lineRule="auto"/>
              <w:ind w:right="56"/>
              <w:jc w:val="center"/>
              <w:rPr>
                <w:rFonts w:ascii="Arial" w:hAnsi="Arial" w:cs="Arial"/>
                <w:b/>
                <w:sz w:val="22"/>
                <w:szCs w:val="22"/>
                <w:u w:val="single"/>
                <w:lang w:val="en-GB"/>
              </w:rPr>
            </w:pPr>
            <w:r>
              <w:rPr>
                <w:rFonts w:ascii="Arial" w:hAnsi="Arial" w:cs="Arial"/>
                <w:b/>
                <w:sz w:val="22"/>
                <w:szCs w:val="22"/>
                <w:u w:val="single"/>
                <w:lang w:val="en-GB"/>
              </w:rPr>
              <w:t>BASCULE</w:t>
            </w:r>
            <w:r w:rsidRPr="003B3BE9">
              <w:rPr>
                <w:rFonts w:ascii="Arial" w:hAnsi="Arial" w:cs="Arial"/>
                <w:b/>
                <w:sz w:val="22"/>
                <w:szCs w:val="22"/>
                <w:u w:val="single"/>
                <w:lang w:val="en-GB"/>
              </w:rPr>
              <w:t xml:space="preserve"> BRIDGE</w:t>
            </w:r>
          </w:p>
          <w:p w14:paraId="462DD5FA" w14:textId="77777777" w:rsidR="00823210" w:rsidRPr="003D06EE" w:rsidRDefault="00823210" w:rsidP="00823210">
            <w:pPr>
              <w:spacing w:line="259" w:lineRule="auto"/>
              <w:ind w:right="56"/>
              <w:jc w:val="center"/>
              <w:rPr>
                <w:rFonts w:ascii="Arial" w:hAnsi="Arial" w:cs="Arial"/>
                <w:sz w:val="22"/>
                <w:szCs w:val="22"/>
                <w:lang w:val="en-GB"/>
              </w:rPr>
            </w:pPr>
            <w:r>
              <w:rPr>
                <w:rFonts w:ascii="Arial" w:hAnsi="Arial" w:cs="Arial"/>
                <w:noProof/>
                <w:sz w:val="22"/>
                <w:szCs w:val="22"/>
                <w:lang w:val="de-DE"/>
              </w:rPr>
              <w:drawing>
                <wp:inline distT="0" distB="0" distL="0" distR="0" wp14:anchorId="3D8AE78E" wp14:editId="11E674EC">
                  <wp:extent cx="5418455" cy="4258945"/>
                  <wp:effectExtent l="0" t="0" r="0" b="0"/>
                  <wp:docPr id="65" name="Afbeelding 40" descr="Afbeelding met tekst, schermopname, diagram, lijn&#10;&#10;Door AI gegenereerde inhoud is mogelijk onjui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Afbeelding 40" descr="Afbeelding met tekst, schermopname, diagram, lijn&#10;&#10;Door AI gegenereerde inhoud is mogelijk onjuist."/>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8455" cy="4258945"/>
                          </a:xfrm>
                          <a:prstGeom prst="rect">
                            <a:avLst/>
                          </a:prstGeom>
                          <a:noFill/>
                          <a:ln>
                            <a:noFill/>
                          </a:ln>
                        </pic:spPr>
                      </pic:pic>
                    </a:graphicData>
                  </a:graphic>
                </wp:inline>
              </w:drawing>
            </w:r>
          </w:p>
          <w:p w14:paraId="6776C104" w14:textId="77777777" w:rsidR="00823210" w:rsidRPr="00BD7500" w:rsidRDefault="00823210" w:rsidP="00823210">
            <w:pPr>
              <w:spacing w:line="259" w:lineRule="auto"/>
              <w:ind w:right="56"/>
              <w:jc w:val="center"/>
              <w:rPr>
                <w:rFonts w:ascii="Arial" w:hAnsi="Arial" w:cs="Arial"/>
                <w:noProof/>
                <w:sz w:val="22"/>
                <w:szCs w:val="22"/>
                <w:lang w:val="en-GB"/>
              </w:rPr>
            </w:pPr>
          </w:p>
          <w:p w14:paraId="51D7B78E" w14:textId="77777777" w:rsidR="00823210" w:rsidRPr="00BD7500" w:rsidRDefault="00823210" w:rsidP="00823210">
            <w:pPr>
              <w:spacing w:line="259" w:lineRule="auto"/>
              <w:ind w:right="56"/>
              <w:jc w:val="center"/>
              <w:rPr>
                <w:rFonts w:ascii="Arial" w:hAnsi="Arial" w:cs="Arial"/>
                <w:b/>
                <w:i/>
                <w:noProof/>
                <w:sz w:val="22"/>
                <w:szCs w:val="22"/>
                <w:lang w:val="en-GB"/>
              </w:rPr>
            </w:pPr>
            <w:r w:rsidRPr="00BD7500">
              <w:rPr>
                <w:rFonts w:ascii="Arial" w:hAnsi="Arial" w:cs="Arial"/>
                <w:b/>
                <w:i/>
                <w:noProof/>
                <w:sz w:val="22"/>
                <w:szCs w:val="22"/>
                <w:lang w:val="en-GB"/>
              </w:rPr>
              <w:t xml:space="preserve">Figure 6-2 – </w:t>
            </w:r>
            <w:r>
              <w:rPr>
                <w:rFonts w:ascii="Arial" w:hAnsi="Arial" w:cs="Arial"/>
                <w:b/>
                <w:i/>
                <w:noProof/>
                <w:sz w:val="22"/>
                <w:szCs w:val="22"/>
                <w:lang w:val="en-GB"/>
              </w:rPr>
              <w:t>Bascule</w:t>
            </w:r>
            <w:r w:rsidRPr="00BD7500">
              <w:rPr>
                <w:rFonts w:ascii="Arial" w:hAnsi="Arial" w:cs="Arial"/>
                <w:b/>
                <w:i/>
                <w:noProof/>
                <w:sz w:val="22"/>
                <w:szCs w:val="22"/>
                <w:lang w:val="en-GB"/>
              </w:rPr>
              <w:t xml:space="preserve"> bridge - Example</w:t>
            </w:r>
          </w:p>
          <w:p w14:paraId="5BA99B26" w14:textId="77777777" w:rsidR="00823210" w:rsidRDefault="00823210" w:rsidP="00823210">
            <w:pPr>
              <w:spacing w:line="259" w:lineRule="auto"/>
              <w:ind w:right="56"/>
              <w:jc w:val="center"/>
              <w:rPr>
                <w:rFonts w:ascii="Arial" w:hAnsi="Arial" w:cs="Arial"/>
                <w:sz w:val="22"/>
                <w:szCs w:val="22"/>
                <w:lang w:val="en-GB"/>
              </w:rPr>
            </w:pPr>
          </w:p>
          <w:p w14:paraId="14B1F579" w14:textId="77777777" w:rsidR="00823210" w:rsidRDefault="00823210" w:rsidP="00823210">
            <w:pPr>
              <w:jc w:val="center"/>
              <w:rPr>
                <w:rFonts w:ascii="Arial" w:hAnsi="Arial" w:cs="Arial"/>
                <w:b/>
                <w:sz w:val="20"/>
                <w:u w:val="single"/>
                <w:lang w:val="en-GB"/>
              </w:rPr>
            </w:pPr>
            <w:r>
              <w:rPr>
                <w:noProof/>
              </w:rPr>
              <w:lastRenderedPageBreak/>
              <mc:AlternateContent>
                <mc:Choice Requires="wpc">
                  <w:drawing>
                    <wp:anchor distT="0" distB="0" distL="114300" distR="114300" simplePos="0" relativeHeight="251659264" behindDoc="0" locked="0" layoutInCell="1" allowOverlap="1" wp14:anchorId="3C0405CD" wp14:editId="015F56A7">
                      <wp:simplePos x="0" y="0"/>
                      <wp:positionH relativeFrom="column">
                        <wp:posOffset>97155</wp:posOffset>
                      </wp:positionH>
                      <wp:positionV relativeFrom="paragraph">
                        <wp:posOffset>193040</wp:posOffset>
                      </wp:positionV>
                      <wp:extent cx="6026785" cy="4610100"/>
                      <wp:effectExtent l="0" t="0" r="0" b="0"/>
                      <wp:wrapTopAndBottom/>
                      <wp:docPr id="1589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09969405" name="Rectangle 4"/>
                              <wps:cNvSpPr>
                                <a:spLocks/>
                              </wps:cNvSpPr>
                              <wps:spPr bwMode="auto">
                                <a:xfrm>
                                  <a:off x="1094715" y="2868200"/>
                                  <a:ext cx="4304061" cy="1196400"/>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1271908450" name="Text Box 15901"/>
                              <wps:cNvSpPr txBox="1">
                                <a:spLocks/>
                              </wps:cNvSpPr>
                              <wps:spPr bwMode="auto">
                                <a:xfrm>
                                  <a:off x="1775425" y="4154100"/>
                                  <a:ext cx="2778139" cy="415300"/>
                                </a:xfrm>
                                <a:prstGeom prst="rect">
                                  <a:avLst/>
                                </a:prstGeom>
                                <a:solidFill>
                                  <a:srgbClr val="FFFFFF"/>
                                </a:solidFill>
                                <a:ln w="9525">
                                  <a:solidFill>
                                    <a:srgbClr val="000000"/>
                                  </a:solidFill>
                                  <a:miter lim="800000"/>
                                  <a:headEnd/>
                                  <a:tailEnd/>
                                </a:ln>
                              </wps:spPr>
                              <wps:txbx>
                                <w:txbxContent>
                                  <w:p w14:paraId="61E4341D" w14:textId="77777777" w:rsidR="00823210" w:rsidRPr="00C953AE" w:rsidRDefault="00823210" w:rsidP="00823210">
                                    <w:pPr>
                                      <w:rPr>
                                        <w:rFonts w:ascii="Arial" w:hAnsi="Arial" w:cs="Arial"/>
                                        <w:b/>
                                        <w:sz w:val="19"/>
                                        <w:szCs w:val="19"/>
                                      </w:rPr>
                                    </w:pPr>
                                    <w:r w:rsidRPr="009677D7">
                                      <w:rPr>
                                        <w:rFonts w:ascii="Arial" w:hAnsi="Arial" w:cs="Arial"/>
                                        <w:b/>
                                        <w:sz w:val="19"/>
                                        <w:szCs w:val="19"/>
                                      </w:rPr>
                                      <w:t>Pontoon</w:t>
                                    </w:r>
                                  </w:p>
                                </w:txbxContent>
                              </wps:txbx>
                              <wps:bodyPr rot="0" vert="horz" wrap="square" lIns="85185" tIns="42592" rIns="85185" bIns="42592" anchor="t" anchorCtr="0" upright="1">
                                <a:noAutofit/>
                              </wps:bodyPr>
                            </wps:wsp>
                            <wps:wsp>
                              <wps:cNvPr id="743368208" name="Line 7"/>
                              <wps:cNvCnPr>
                                <a:cxnSpLocks/>
                              </wps:cNvCnPr>
                              <wps:spPr bwMode="auto">
                                <a:xfrm flipH="1" flipV="1">
                                  <a:off x="2809240" y="3908400"/>
                                  <a:ext cx="76201" cy="23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1030418" name="Text Box 17"/>
                              <wps:cNvSpPr txBox="1">
                                <a:spLocks/>
                              </wps:cNvSpPr>
                              <wps:spPr bwMode="auto">
                                <a:xfrm>
                                  <a:off x="2343733" y="76200"/>
                                  <a:ext cx="3627251" cy="840700"/>
                                </a:xfrm>
                                <a:prstGeom prst="rect">
                                  <a:avLst/>
                                </a:prstGeom>
                                <a:solidFill>
                                  <a:srgbClr val="FFFFFF"/>
                                </a:solidFill>
                                <a:ln w="9525">
                                  <a:solidFill>
                                    <a:srgbClr val="000000"/>
                                  </a:solidFill>
                                  <a:miter lim="800000"/>
                                  <a:headEnd/>
                                  <a:tailEnd/>
                                </a:ln>
                              </wps:spPr>
                              <wps:txbx>
                                <w:txbxContent>
                                  <w:p w14:paraId="0AB03699"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 xml:space="preserve">Bridge </w:t>
                                    </w:r>
                                    <w:r w:rsidRPr="00823210">
                                      <w:rPr>
                                        <w:rFonts w:ascii="Arial" w:hAnsi="Arial" w:cs="Arial"/>
                                        <w:sz w:val="19"/>
                                        <w:szCs w:val="20"/>
                                        <w:lang w:val="en-US"/>
                                      </w:rPr>
                                      <w:t>feature (surface): Geometry of all components</w:t>
                                    </w:r>
                                  </w:p>
                                  <w:p w14:paraId="252B3AF0" w14:textId="77777777" w:rsidR="00823210" w:rsidRPr="007A066E" w:rsidRDefault="00823210" w:rsidP="00823210">
                                    <w:pPr>
                                      <w:rPr>
                                        <w:rFonts w:ascii="Arial" w:hAnsi="Arial" w:cs="Arial"/>
                                        <w:sz w:val="19"/>
                                        <w:szCs w:val="19"/>
                                        <w:lang w:val="en-GB"/>
                                      </w:rPr>
                                    </w:pPr>
                                    <w:r w:rsidRPr="007A066E">
                                      <w:rPr>
                                        <w:rFonts w:ascii="Arial" w:hAnsi="Arial" w:cs="Arial"/>
                                        <w:sz w:val="19"/>
                                        <w:szCs w:val="19"/>
                                        <w:lang w:val="en-GB"/>
                                      </w:rPr>
                                      <w:t xml:space="preserve">bridge construction = </w:t>
                                    </w:r>
                                    <w:r w:rsidRPr="007A066E">
                                      <w:rPr>
                                        <w:rFonts w:ascii="Arial" w:hAnsi="Arial" w:cs="Arial"/>
                                        <w:i/>
                                        <w:sz w:val="19"/>
                                        <w:szCs w:val="19"/>
                                        <w:lang w:val="en-GB"/>
                                      </w:rPr>
                                      <w:t>3</w:t>
                                    </w:r>
                                    <w:r w:rsidRPr="007A066E">
                                      <w:rPr>
                                        <w:rFonts w:ascii="Arial" w:hAnsi="Arial" w:cs="Arial"/>
                                        <w:sz w:val="19"/>
                                        <w:szCs w:val="19"/>
                                        <w:lang w:val="en-GB"/>
                                      </w:rPr>
                                      <w:t xml:space="preserve"> (pontoon bridge)</w:t>
                                    </w:r>
                                  </w:p>
                                  <w:p w14:paraId="0680DB3D" w14:textId="77777777" w:rsidR="00823210" w:rsidRPr="003519F2" w:rsidRDefault="00823210" w:rsidP="00823210">
                                    <w:pPr>
                                      <w:rPr>
                                        <w:rFonts w:ascii="Arial" w:hAnsi="Arial" w:cs="Arial"/>
                                        <w:color w:val="FF0000"/>
                                        <w:sz w:val="19"/>
                                        <w:szCs w:val="20"/>
                                        <w:lang w:val="en-GB"/>
                                      </w:rPr>
                                    </w:pPr>
                                    <w:r w:rsidRPr="00823210">
                                      <w:rPr>
                                        <w:rFonts w:ascii="Arial" w:hAnsi="Arial" w:cs="Arial"/>
                                        <w:sz w:val="19"/>
                                        <w:szCs w:val="20"/>
                                        <w:lang w:val="en-US"/>
                                      </w:rPr>
                                      <w:t xml:space="preserve">category of opening bridge = </w:t>
                                    </w:r>
                                    <w:r>
                                      <w:rPr>
                                        <w:rFonts w:ascii="Arial" w:hAnsi="Arial" w:cs="Arial"/>
                                        <w:i/>
                                        <w:sz w:val="18"/>
                                        <w:szCs w:val="18"/>
                                        <w:lang w:val="en-GB"/>
                                      </w:rPr>
                                      <w:t>3</w:t>
                                    </w:r>
                                    <w:r>
                                      <w:rPr>
                                        <w:rFonts w:ascii="Arial" w:hAnsi="Arial" w:cs="Arial"/>
                                        <w:sz w:val="18"/>
                                        <w:szCs w:val="18"/>
                                        <w:lang w:val="en-GB"/>
                                      </w:rPr>
                                      <w:t xml:space="preserve"> (swing</w:t>
                                    </w:r>
                                    <w:r w:rsidRPr="00B63849">
                                      <w:rPr>
                                        <w:rFonts w:ascii="Arial" w:hAnsi="Arial" w:cs="Arial"/>
                                        <w:sz w:val="18"/>
                                        <w:szCs w:val="18"/>
                                        <w:lang w:val="en-GB"/>
                                      </w:rPr>
                                      <w:t xml:space="preserve"> bridge</w:t>
                                    </w:r>
                                    <w:r>
                                      <w:rPr>
                                        <w:rFonts w:ascii="Arial" w:hAnsi="Arial" w:cs="Arial"/>
                                        <w:sz w:val="18"/>
                                        <w:szCs w:val="18"/>
                                        <w:lang w:val="en-GB"/>
                                      </w:rPr>
                                      <w:t xml:space="preserve">) </w:t>
                                    </w:r>
                                  </w:p>
                                  <w:p w14:paraId="186762AB"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 xml:space="preserve">feature name = </w:t>
                                    </w:r>
                                    <w:r w:rsidRPr="00823210">
                                      <w:rPr>
                                        <w:rFonts w:ascii="Arial" w:hAnsi="Arial" w:cs="Arial"/>
                                        <w:i/>
                                        <w:sz w:val="19"/>
                                        <w:szCs w:val="20"/>
                                        <w:lang w:val="en-US"/>
                                      </w:rPr>
                                      <w:t>Koningin Emmabrug</w:t>
                                    </w:r>
                                  </w:p>
                                  <w:p w14:paraId="5140F3BD" w14:textId="77777777" w:rsidR="00823210" w:rsidRPr="00823210" w:rsidRDefault="00823210" w:rsidP="00823210">
                                    <w:pPr>
                                      <w:rPr>
                                        <w:rFonts w:ascii="Arial" w:hAnsi="Arial" w:cs="Arial"/>
                                        <w:i/>
                                        <w:sz w:val="19"/>
                                        <w:szCs w:val="20"/>
                                        <w:lang w:val="en-US"/>
                                      </w:rPr>
                                    </w:pPr>
                                    <w:r w:rsidRPr="00823210">
                                      <w:rPr>
                                        <w:rFonts w:ascii="Arial" w:hAnsi="Arial" w:cs="Arial"/>
                                        <w:sz w:val="19"/>
                                        <w:szCs w:val="20"/>
                                        <w:lang w:val="en-US"/>
                                      </w:rPr>
                                      <w:t xml:space="preserve">opening bridge = </w:t>
                                    </w:r>
                                    <w:r w:rsidRPr="00823210">
                                      <w:rPr>
                                        <w:rFonts w:ascii="Arial" w:hAnsi="Arial" w:cs="Arial"/>
                                        <w:i/>
                                        <w:sz w:val="19"/>
                                        <w:szCs w:val="20"/>
                                        <w:lang w:val="en-US"/>
                                      </w:rPr>
                                      <w:t>True</w:t>
                                    </w:r>
                                  </w:p>
                                  <w:p w14:paraId="43D38DA6" w14:textId="77777777" w:rsidR="00823210" w:rsidRPr="00823210" w:rsidRDefault="00823210" w:rsidP="00823210">
                                    <w:pPr>
                                      <w:rPr>
                                        <w:rFonts w:ascii="Arial" w:hAnsi="Arial" w:cs="Arial"/>
                                        <w:i/>
                                        <w:sz w:val="19"/>
                                        <w:szCs w:val="20"/>
                                        <w:lang w:val="en-US"/>
                                      </w:rPr>
                                    </w:pPr>
                                  </w:p>
                                  <w:p w14:paraId="25EDFA0A" w14:textId="77777777" w:rsidR="00823210" w:rsidRPr="00823210" w:rsidRDefault="00823210" w:rsidP="00823210">
                                    <w:pPr>
                                      <w:rPr>
                                        <w:rFonts w:ascii="Arial" w:hAnsi="Arial" w:cs="Arial"/>
                                        <w:i/>
                                        <w:sz w:val="19"/>
                                        <w:szCs w:val="20"/>
                                        <w:lang w:val="en-US"/>
                                      </w:rPr>
                                    </w:pPr>
                                  </w:p>
                                  <w:p w14:paraId="359E1837" w14:textId="77777777" w:rsidR="00823210" w:rsidRPr="00823210" w:rsidRDefault="00823210" w:rsidP="00823210">
                                    <w:pPr>
                                      <w:rPr>
                                        <w:rFonts w:ascii="Arial" w:hAnsi="Arial" w:cs="Arial"/>
                                        <w:sz w:val="19"/>
                                        <w:szCs w:val="20"/>
                                        <w:lang w:val="en-US"/>
                                      </w:rPr>
                                    </w:pPr>
                                  </w:p>
                                </w:txbxContent>
                              </wps:txbx>
                              <wps:bodyPr rot="0" vert="horz" wrap="square" lIns="85185" tIns="42592" rIns="85185" bIns="42592" anchor="t" anchorCtr="0" upright="1">
                                <a:noAutofit/>
                              </wps:bodyPr>
                            </wps:wsp>
                            <wps:wsp>
                              <wps:cNvPr id="968698369" name="Line 18"/>
                              <wps:cNvCnPr>
                                <a:cxnSpLocks/>
                              </wps:cNvCnPr>
                              <wps:spPr bwMode="auto">
                                <a:xfrm flipH="1">
                                  <a:off x="2995242" y="922600"/>
                                  <a:ext cx="12100" cy="2187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431205" name="Line 19"/>
                              <wps:cNvCnPr>
                                <a:cxnSpLocks/>
                              </wps:cNvCnPr>
                              <wps:spPr bwMode="auto">
                                <a:xfrm flipH="1">
                                  <a:off x="2235732" y="922600"/>
                                  <a:ext cx="250304" cy="666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97114962" name="Line 15906"/>
                              <wps:cNvCnPr>
                                <a:cxnSpLocks/>
                              </wps:cNvCnPr>
                              <wps:spPr bwMode="auto">
                                <a:xfrm>
                                  <a:off x="4029057" y="916900"/>
                                  <a:ext cx="243403" cy="1072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89131868" name="Oval 25"/>
                              <wps:cNvSpPr>
                                <a:spLocks/>
                              </wps:cNvSpPr>
                              <wps:spPr bwMode="auto">
                                <a:xfrm>
                                  <a:off x="1151816" y="2971800"/>
                                  <a:ext cx="243203" cy="943600"/>
                                </a:xfrm>
                                <a:prstGeom prst="ellipse">
                                  <a:avLst/>
                                </a:prstGeom>
                                <a:solidFill>
                                  <a:srgbClr val="767171"/>
                                </a:solidFill>
                                <a:ln w="12700">
                                  <a:solidFill>
                                    <a:srgbClr val="41719C"/>
                                  </a:solidFill>
                                  <a:miter lim="800000"/>
                                  <a:headEnd/>
                                  <a:tailEnd/>
                                </a:ln>
                              </wps:spPr>
                              <wps:bodyPr rot="0" vert="horz" wrap="square" lIns="91440" tIns="45720" rIns="91440" bIns="45720" anchor="ctr" anchorCtr="0" upright="1">
                                <a:noAutofit/>
                              </wps:bodyPr>
                            </wps:wsp>
                            <wps:wsp>
                              <wps:cNvPr id="978983215" name="Oval 29"/>
                              <wps:cNvSpPr>
                                <a:spLocks/>
                              </wps:cNvSpPr>
                              <wps:spPr bwMode="auto">
                                <a:xfrm>
                                  <a:off x="4391662" y="2964100"/>
                                  <a:ext cx="243203" cy="943600"/>
                                </a:xfrm>
                                <a:prstGeom prst="ellipse">
                                  <a:avLst/>
                                </a:prstGeom>
                                <a:solidFill>
                                  <a:srgbClr val="767171"/>
                                </a:solidFill>
                                <a:ln w="12700">
                                  <a:solidFill>
                                    <a:srgbClr val="41719C"/>
                                  </a:solidFill>
                                  <a:miter lim="800000"/>
                                  <a:headEnd/>
                                  <a:tailEnd/>
                                </a:ln>
                              </wps:spPr>
                              <wps:bodyPr rot="0" vert="horz" wrap="square" lIns="91440" tIns="45720" rIns="91440" bIns="45720" anchor="ctr" anchorCtr="0" upright="1">
                                <a:noAutofit/>
                              </wps:bodyPr>
                            </wps:wsp>
                            <wps:wsp>
                              <wps:cNvPr id="1365056487" name="Oval 30"/>
                              <wps:cNvSpPr>
                                <a:spLocks/>
                              </wps:cNvSpPr>
                              <wps:spPr bwMode="auto">
                                <a:xfrm>
                                  <a:off x="4069757" y="2964100"/>
                                  <a:ext cx="243203" cy="943600"/>
                                </a:xfrm>
                                <a:prstGeom prst="ellipse">
                                  <a:avLst/>
                                </a:prstGeom>
                                <a:solidFill>
                                  <a:srgbClr val="767171"/>
                                </a:solidFill>
                                <a:ln w="12700">
                                  <a:solidFill>
                                    <a:srgbClr val="41719C"/>
                                  </a:solidFill>
                                  <a:miter lim="800000"/>
                                  <a:headEnd/>
                                  <a:tailEnd/>
                                </a:ln>
                              </wps:spPr>
                              <wps:bodyPr rot="0" vert="horz" wrap="square" lIns="91440" tIns="45720" rIns="91440" bIns="45720" anchor="ctr" anchorCtr="0" upright="1">
                                <a:noAutofit/>
                              </wps:bodyPr>
                            </wps:wsp>
                            <wps:wsp>
                              <wps:cNvPr id="1384982177" name="Oval 31"/>
                              <wps:cNvSpPr>
                                <a:spLocks/>
                              </wps:cNvSpPr>
                              <wps:spPr bwMode="auto">
                                <a:xfrm>
                                  <a:off x="2644137" y="2971800"/>
                                  <a:ext cx="243203" cy="943600"/>
                                </a:xfrm>
                                <a:prstGeom prst="ellipse">
                                  <a:avLst/>
                                </a:prstGeom>
                                <a:solidFill>
                                  <a:srgbClr val="767171"/>
                                </a:solidFill>
                                <a:ln w="12700">
                                  <a:solidFill>
                                    <a:srgbClr val="41719C"/>
                                  </a:solidFill>
                                  <a:miter lim="800000"/>
                                  <a:headEnd/>
                                  <a:tailEnd/>
                                </a:ln>
                              </wps:spPr>
                              <wps:bodyPr rot="0" vert="horz" wrap="square" lIns="91440" tIns="45720" rIns="91440" bIns="45720" anchor="ctr" anchorCtr="0" upright="1">
                                <a:noAutofit/>
                              </wps:bodyPr>
                            </wps:wsp>
                            <wps:wsp>
                              <wps:cNvPr id="828715060" name="Rectangle 8"/>
                              <wps:cNvSpPr>
                                <a:spLocks/>
                              </wps:cNvSpPr>
                              <wps:spPr bwMode="auto">
                                <a:xfrm>
                                  <a:off x="1111216" y="3131800"/>
                                  <a:ext cx="4255160" cy="633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8800772" name="Rectangle 9"/>
                              <wps:cNvSpPr>
                                <a:spLocks/>
                              </wps:cNvSpPr>
                              <wps:spPr bwMode="auto">
                                <a:xfrm>
                                  <a:off x="1136616" y="3159700"/>
                                  <a:ext cx="3206845" cy="579800"/>
                                </a:xfrm>
                                <a:prstGeom prst="rect">
                                  <a:avLst/>
                                </a:prstGeom>
                                <a:solidFill>
                                  <a:srgbClr val="CC9900">
                                    <a:alpha val="27058"/>
                                  </a:srgbClr>
                                </a:solidFill>
                                <a:ln w="9525">
                                  <a:solidFill>
                                    <a:srgbClr val="000000"/>
                                  </a:solidFill>
                                  <a:prstDash val="dashDot"/>
                                  <a:miter lim="800000"/>
                                  <a:headEnd/>
                                  <a:tailEnd/>
                                </a:ln>
                              </wps:spPr>
                              <wps:bodyPr rot="0" vert="horz" wrap="square" lIns="91440" tIns="45720" rIns="91440" bIns="45720" anchor="t" anchorCtr="0" upright="1">
                                <a:noAutofit/>
                              </wps:bodyPr>
                            </wps:wsp>
                            <wps:wsp>
                              <wps:cNvPr id="954433753" name="Rectangle 11"/>
                              <wps:cNvSpPr>
                                <a:spLocks/>
                              </wps:cNvSpPr>
                              <wps:spPr bwMode="auto">
                                <a:xfrm>
                                  <a:off x="4361862" y="3159700"/>
                                  <a:ext cx="977214" cy="579800"/>
                                </a:xfrm>
                                <a:prstGeom prst="rect">
                                  <a:avLst/>
                                </a:prstGeom>
                                <a:solidFill>
                                  <a:srgbClr val="CC9900">
                                    <a:alpha val="27843"/>
                                  </a:srgbClr>
                                </a:solidFill>
                                <a:ln w="9525">
                                  <a:solidFill>
                                    <a:srgbClr val="000000"/>
                                  </a:solidFill>
                                  <a:prstDash val="dashDot"/>
                                  <a:miter lim="800000"/>
                                  <a:headEnd/>
                                  <a:tailEnd/>
                                </a:ln>
                              </wps:spPr>
                              <wps:bodyPr rot="0" vert="horz" wrap="square" lIns="91440" tIns="45720" rIns="91440" bIns="45720" anchor="t" anchorCtr="0" upright="1">
                                <a:noAutofit/>
                              </wps:bodyPr>
                            </wps:wsp>
                            <wps:wsp>
                              <wps:cNvPr id="588923111" name="Line 23"/>
                              <wps:cNvCnPr>
                                <a:cxnSpLocks/>
                              </wps:cNvCnPr>
                              <wps:spPr bwMode="auto">
                                <a:xfrm>
                                  <a:off x="4333861" y="2457400"/>
                                  <a:ext cx="509907" cy="10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5627390" name="Line 25"/>
                              <wps:cNvCnPr>
                                <a:cxnSpLocks/>
                              </wps:cNvCnPr>
                              <wps:spPr bwMode="auto">
                                <a:xfrm>
                                  <a:off x="1454121" y="2926100"/>
                                  <a:ext cx="422306" cy="66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918454" name="Line 18"/>
                              <wps:cNvCnPr>
                                <a:cxnSpLocks/>
                              </wps:cNvCnPr>
                              <wps:spPr bwMode="auto">
                                <a:xfrm flipH="1">
                                  <a:off x="3164845" y="903600"/>
                                  <a:ext cx="275604" cy="32505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41395869" name="Text Box 26"/>
                              <wps:cNvSpPr txBox="1">
                                <a:spLocks/>
                              </wps:cNvSpPr>
                              <wps:spPr bwMode="auto">
                                <a:xfrm>
                                  <a:off x="2339933" y="1016000"/>
                                  <a:ext cx="2089829" cy="423500"/>
                                </a:xfrm>
                                <a:prstGeom prst="rect">
                                  <a:avLst/>
                                </a:prstGeom>
                                <a:solidFill>
                                  <a:srgbClr val="FFFFFF"/>
                                </a:solidFill>
                                <a:ln w="9525">
                                  <a:solidFill>
                                    <a:srgbClr val="000000"/>
                                  </a:solidFill>
                                  <a:miter lim="800000"/>
                                  <a:headEnd/>
                                  <a:tailEnd/>
                                </a:ln>
                              </wps:spPr>
                              <wps:txbx>
                                <w:txbxContent>
                                  <w:p w14:paraId="0D13D3DE" w14:textId="77777777" w:rsidR="00823210" w:rsidRPr="00823210" w:rsidRDefault="00823210" w:rsidP="00823210">
                                    <w:pPr>
                                      <w:jc w:val="center"/>
                                      <w:rPr>
                                        <w:rFonts w:ascii="Arial" w:hAnsi="Arial" w:cs="Arial"/>
                                        <w:i/>
                                        <w:sz w:val="23"/>
                                        <w:lang w:val="en-US"/>
                                      </w:rPr>
                                    </w:pPr>
                                    <w:r w:rsidRPr="00823210">
                                      <w:rPr>
                                        <w:rFonts w:ascii="Arial" w:hAnsi="Arial" w:cs="Arial"/>
                                        <w:i/>
                                        <w:sz w:val="23"/>
                                        <w:lang w:val="en-US"/>
                                      </w:rPr>
                                      <w:t>The Component(s)</w:t>
                                    </w:r>
                                  </w:p>
                                  <w:p w14:paraId="4CB3B5FA" w14:textId="77777777" w:rsidR="00823210" w:rsidRPr="00823210" w:rsidRDefault="00823210" w:rsidP="00823210">
                                    <w:pPr>
                                      <w:jc w:val="center"/>
                                      <w:rPr>
                                        <w:rFonts w:ascii="Arial" w:hAnsi="Arial" w:cs="Arial"/>
                                        <w:i/>
                                        <w:sz w:val="18"/>
                                        <w:szCs w:val="18"/>
                                        <w:lang w:val="en-US"/>
                                      </w:rPr>
                                    </w:pPr>
                                    <w:r w:rsidRPr="00823210">
                                      <w:rPr>
                                        <w:rFonts w:ascii="Arial" w:hAnsi="Arial" w:cs="Arial"/>
                                        <w:i/>
                                        <w:sz w:val="18"/>
                                        <w:szCs w:val="18"/>
                                        <w:lang w:val="en-US"/>
                                      </w:rPr>
                                      <w:t>(associated by Bridge Aggregation)</w:t>
                                    </w:r>
                                  </w:p>
                                </w:txbxContent>
                              </wps:txbx>
                              <wps:bodyPr rot="0" vert="horz" wrap="square" lIns="85185" tIns="42592" rIns="85185" bIns="42592" anchor="t" anchorCtr="0" upright="1">
                                <a:noAutofit/>
                              </wps:bodyPr>
                            </wps:wsp>
                            <wps:wsp>
                              <wps:cNvPr id="1422200099" name="Text Box 15918"/>
                              <wps:cNvSpPr txBox="1">
                                <a:spLocks/>
                              </wps:cNvSpPr>
                              <wps:spPr bwMode="auto">
                                <a:xfrm>
                                  <a:off x="192403" y="1579300"/>
                                  <a:ext cx="2650937" cy="1192400"/>
                                </a:xfrm>
                                <a:prstGeom prst="rect">
                                  <a:avLst/>
                                </a:prstGeom>
                                <a:solidFill>
                                  <a:srgbClr val="FFFFFF"/>
                                </a:solidFill>
                                <a:ln w="9525">
                                  <a:solidFill>
                                    <a:srgbClr val="000000"/>
                                  </a:solidFill>
                                  <a:miter lim="800000"/>
                                  <a:headEnd/>
                                  <a:tailEnd/>
                                </a:ln>
                              </wps:spPr>
                              <wps:txbx>
                                <w:txbxContent>
                                  <w:p w14:paraId="255918DB"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Opening</w:t>
                                    </w:r>
                                  </w:p>
                                  <w:p w14:paraId="661B45A6"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vertical clearance open</w:t>
                                    </w:r>
                                  </w:p>
                                  <w:p w14:paraId="3F4BE512" w14:textId="77777777" w:rsidR="00823210" w:rsidRPr="00823210" w:rsidRDefault="00823210" w:rsidP="00823210">
                                    <w:pPr>
                                      <w:rPr>
                                        <w:rFonts w:ascii="Arial" w:hAnsi="Arial" w:cs="Arial"/>
                                        <w:i/>
                                        <w:sz w:val="19"/>
                                        <w:szCs w:val="20"/>
                                        <w:lang w:val="en-US"/>
                                      </w:rPr>
                                    </w:pPr>
                                    <w:r w:rsidRPr="00823210">
                                      <w:rPr>
                                        <w:rFonts w:ascii="Arial" w:hAnsi="Arial" w:cs="Arial"/>
                                        <w:sz w:val="19"/>
                                        <w:szCs w:val="20"/>
                                        <w:lang w:val="en-US"/>
                                      </w:rPr>
                                      <w:tab/>
                                      <w:t xml:space="preserve">vertical clearance unlimited = </w:t>
                                    </w:r>
                                    <w:r w:rsidRPr="00823210">
                                      <w:rPr>
                                        <w:rFonts w:ascii="Arial" w:hAnsi="Arial" w:cs="Arial"/>
                                        <w:i/>
                                        <w:sz w:val="19"/>
                                        <w:szCs w:val="20"/>
                                        <w:lang w:val="en-US"/>
                                      </w:rPr>
                                      <w:t>True</w:t>
                                    </w:r>
                                  </w:p>
                                  <w:p w14:paraId="5D9FAF5D"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vertical clearance closed</w:t>
                                    </w:r>
                                  </w:p>
                                  <w:p w14:paraId="52177C18"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ab/>
                                      <w:t xml:space="preserve">vertical clearance value = </w:t>
                                    </w:r>
                                    <w:r w:rsidRPr="00823210">
                                      <w:rPr>
                                        <w:rFonts w:ascii="Arial" w:hAnsi="Arial" w:cs="Arial"/>
                                        <w:i/>
                                        <w:sz w:val="19"/>
                                        <w:szCs w:val="20"/>
                                        <w:lang w:val="en-US"/>
                                      </w:rPr>
                                      <w:t>0.0</w:t>
                                    </w:r>
                                    <w:r w:rsidRPr="00823210">
                                      <w:rPr>
                                        <w:rFonts w:ascii="Arial" w:hAnsi="Arial" w:cs="Arial"/>
                                        <w:sz w:val="19"/>
                                        <w:szCs w:val="20"/>
                                        <w:lang w:val="en-US"/>
                                      </w:rPr>
                                      <w:t xml:space="preserve"> </w:t>
                                    </w:r>
                                  </w:p>
                                  <w:p w14:paraId="6A00817A"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information</w:t>
                                    </w:r>
                                  </w:p>
                                  <w:p w14:paraId="30742094" w14:textId="77777777" w:rsidR="00823210" w:rsidRPr="00823210" w:rsidRDefault="00823210" w:rsidP="00823210">
                                    <w:pPr>
                                      <w:ind w:left="709" w:hanging="709"/>
                                      <w:rPr>
                                        <w:rFonts w:ascii="Arial" w:hAnsi="Arial" w:cs="Arial"/>
                                        <w:sz w:val="19"/>
                                        <w:szCs w:val="20"/>
                                        <w:lang w:val="en-US"/>
                                      </w:rPr>
                                    </w:pPr>
                                    <w:r w:rsidRPr="00823210">
                                      <w:rPr>
                                        <w:rFonts w:ascii="Arial" w:hAnsi="Arial" w:cs="Arial"/>
                                        <w:sz w:val="19"/>
                                        <w:szCs w:val="20"/>
                                        <w:lang w:val="en-US"/>
                                      </w:rPr>
                                      <w:tab/>
                                      <w:t xml:space="preserve">text = </w:t>
                                    </w:r>
                                    <w:r w:rsidRPr="00823210">
                                      <w:rPr>
                                        <w:rFonts w:ascii="Arial" w:hAnsi="Arial" w:cs="Arial"/>
                                        <w:i/>
                                        <w:sz w:val="19"/>
                                        <w:szCs w:val="20"/>
                                        <w:lang w:val="en-US"/>
                                      </w:rPr>
                                      <w:t>Span pivots at western end</w:t>
                                    </w:r>
                                  </w:p>
                                </w:txbxContent>
                              </wps:txbx>
                              <wps:bodyPr rot="0" vert="horz" wrap="square" lIns="85185" tIns="42592" rIns="85185" bIns="42592" anchor="t" anchorCtr="0" upright="1">
                                <a:noAutofit/>
                              </wps:bodyPr>
                            </wps:wsp>
                            <wps:wsp>
                              <wps:cNvPr id="1122749022" name="Line 7"/>
                              <wps:cNvCnPr>
                                <a:cxnSpLocks/>
                              </wps:cNvCnPr>
                              <wps:spPr bwMode="auto">
                                <a:xfrm flipH="1" flipV="1">
                                  <a:off x="1333519" y="3857600"/>
                                  <a:ext cx="578408" cy="2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6418165" name="Line 7"/>
                              <wps:cNvCnPr>
                                <a:cxnSpLocks/>
                              </wps:cNvCnPr>
                              <wps:spPr bwMode="auto">
                                <a:xfrm flipV="1">
                                  <a:off x="3565550" y="3836000"/>
                                  <a:ext cx="562008" cy="30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7836476" name="Line 7"/>
                              <wps:cNvCnPr>
                                <a:cxnSpLocks/>
                              </wps:cNvCnPr>
                              <wps:spPr bwMode="auto">
                                <a:xfrm flipV="1">
                                  <a:off x="4279960" y="3912200"/>
                                  <a:ext cx="238103" cy="245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998305" name="Text Box 15"/>
                              <wps:cNvSpPr txBox="1">
                                <a:spLocks/>
                              </wps:cNvSpPr>
                              <wps:spPr bwMode="auto">
                                <a:xfrm>
                                  <a:off x="3210945" y="1988400"/>
                                  <a:ext cx="2385134" cy="488100"/>
                                </a:xfrm>
                                <a:prstGeom prst="rect">
                                  <a:avLst/>
                                </a:prstGeom>
                                <a:solidFill>
                                  <a:srgbClr val="FFFFFF"/>
                                </a:solidFill>
                                <a:ln w="9525">
                                  <a:solidFill>
                                    <a:srgbClr val="000000"/>
                                  </a:solidFill>
                                  <a:miter lim="800000"/>
                                  <a:headEnd/>
                                  <a:tailEnd/>
                                </a:ln>
                              </wps:spPr>
                              <wps:txbx>
                                <w:txbxContent>
                                  <w:p w14:paraId="72129FE2"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Fixed</w:t>
                                    </w:r>
                                  </w:p>
                                  <w:p w14:paraId="4F8CA44D" w14:textId="77777777" w:rsidR="00823210" w:rsidRPr="00823210" w:rsidRDefault="00823210" w:rsidP="00823210">
                                    <w:pPr>
                                      <w:rPr>
                                        <w:rFonts w:ascii="Arial" w:hAnsi="Arial" w:cs="Arial"/>
                                        <w:sz w:val="19"/>
                                        <w:szCs w:val="20"/>
                                        <w:lang w:val="en-US"/>
                                      </w:rPr>
                                    </w:pPr>
                                    <w:r w:rsidRPr="00B63849">
                                      <w:rPr>
                                        <w:rFonts w:ascii="Arial" w:hAnsi="Arial" w:cs="Arial"/>
                                        <w:sz w:val="18"/>
                                        <w:szCs w:val="18"/>
                                        <w:lang w:val="en-GB"/>
                                      </w:rPr>
                                      <w:t>vertical clearance fixed</w:t>
                                    </w:r>
                                  </w:p>
                                  <w:p w14:paraId="6187F9E8" w14:textId="77777777" w:rsidR="00823210" w:rsidRPr="00823210" w:rsidRDefault="00823210" w:rsidP="00823210">
                                    <w:pPr>
                                      <w:ind w:firstLine="708"/>
                                      <w:rPr>
                                        <w:rFonts w:ascii="Arial" w:hAnsi="Arial" w:cs="Arial"/>
                                        <w:sz w:val="19"/>
                                        <w:szCs w:val="20"/>
                                        <w:lang w:val="en-US"/>
                                      </w:rPr>
                                    </w:pPr>
                                    <w:r w:rsidRPr="00823210">
                                      <w:rPr>
                                        <w:rFonts w:ascii="Arial" w:hAnsi="Arial" w:cs="Arial"/>
                                        <w:sz w:val="19"/>
                                        <w:szCs w:val="20"/>
                                        <w:lang w:val="en-US"/>
                                      </w:rPr>
                                      <w:t xml:space="preserve">vertical clearance value = </w:t>
                                    </w:r>
                                    <w:r w:rsidRPr="00823210">
                                      <w:rPr>
                                        <w:rFonts w:ascii="Arial" w:hAnsi="Arial" w:cs="Arial"/>
                                        <w:i/>
                                        <w:sz w:val="19"/>
                                        <w:szCs w:val="20"/>
                                        <w:lang w:val="en-US"/>
                                      </w:rPr>
                                      <w:t>0.0</w:t>
                                    </w:r>
                                  </w:p>
                                </w:txbxContent>
                              </wps:txbx>
                              <wps:bodyPr rot="0" vert="horz" wrap="square" lIns="85185" tIns="42592" rIns="85185" bIns="42592" anchor="t" anchorCtr="0" upright="1">
                                <a:noAutofit/>
                              </wps:bodyPr>
                            </wps:wsp>
                            <pic:pic xmlns:pic="http://schemas.openxmlformats.org/drawingml/2006/picture">
                              <pic:nvPicPr>
                                <pic:cNvPr id="1538742836" name="Picture 799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33" cy="14585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3C0405CD" id="Canvas 24" o:spid="_x0000_s1026" editas="canvas" style="position:absolute;left:0;text-align:left;margin-left:7.65pt;margin-top:15.2pt;width:474.55pt;height:363pt;z-index:251659264" coordsize="60267,46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7;height:46101;visibility:visible;mso-wrap-style:square">
                        <v:fill o:detectmouseclick="t"/>
                        <v:path o:connecttype="none"/>
                      </v:shape>
                      <v:rect id="Rectangle 4" o:spid="_x0000_s1028" style="position:absolute;left:10947;top:28682;width:43040;height:1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" fillcolor="#9cf">
                        <v:path arrowok="t"/>
                      </v:rect>
                      <v:shapetype id="_x0000_t202" coordsize="21600,21600" o:spt="202" path="m,l,21600r21600,l21600,xe">
                        <v:stroke joinstyle="miter"/>
                        <v:path gradientshapeok="t" o:connecttype="rect"/>
                      </v:shapetype>
                      <v:shape id="Text Box 15901" o:spid="_x0000_s1029" type="#_x0000_t202" style="position:absolute;left:17754;top:41541;width:27781;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">
                        <v:path arrowok="t"/>
                        <v:textbox inset="2.36625mm,1.1831mm,2.36625mm,1.1831mm">
                          <w:txbxContent>
                            <w:p w14:paraId="61E4341D" w14:textId="77777777" w:rsidR="00823210" w:rsidRPr="00C953AE" w:rsidRDefault="00823210" w:rsidP="00823210">
                              <w:pPr>
                                <w:rPr>
                                  <w:rFonts w:ascii="Arial" w:hAnsi="Arial" w:cs="Arial"/>
                                  <w:b/>
                                  <w:sz w:val="19"/>
                                  <w:szCs w:val="19"/>
                                </w:rPr>
                              </w:pPr>
                              <w:r w:rsidRPr="009677D7">
                                <w:rPr>
                                  <w:rFonts w:ascii="Arial" w:hAnsi="Arial" w:cs="Arial"/>
                                  <w:b/>
                                  <w:sz w:val="19"/>
                                  <w:szCs w:val="19"/>
                                </w:rPr>
                                <w:t>Pontoon</w:t>
                              </w:r>
                            </w:p>
                          </w:txbxContent>
                        </v:textbox>
                      </v:shape>
                      <v:line id="Line 7" o:spid="_x0000_s1030" style="position:absolute;flip:x y;visibility:visible;mso-wrap-style:square" from="28092,39084" to="28854,4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">
                        <v:stroke endarrow="block"/>
                        <o:lock v:ext="edit" shapetype="f"/>
                      </v:line>
                      <v:shape id="Text Box 17" o:spid="_x0000_s1031" type="#_x0000_t202" style="position:absolute;left:23437;top:762;width:36272;height:8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">
                        <v:path arrowok="t"/>
                        <v:textbox inset="2.36625mm,1.1831mm,2.36625mm,1.1831mm">
                          <w:txbxContent>
                            <w:p w14:paraId="0AB03699"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 xml:space="preserve">Bridge </w:t>
                              </w:r>
                              <w:r w:rsidRPr="00823210">
                                <w:rPr>
                                  <w:rFonts w:ascii="Arial" w:hAnsi="Arial" w:cs="Arial"/>
                                  <w:sz w:val="19"/>
                                  <w:szCs w:val="20"/>
                                  <w:lang w:val="en-US"/>
                                </w:rPr>
                                <w:t>feature (surface): Geometry of all components</w:t>
                              </w:r>
                            </w:p>
                            <w:p w14:paraId="252B3AF0" w14:textId="77777777" w:rsidR="00823210" w:rsidRPr="007A066E" w:rsidRDefault="00823210" w:rsidP="00823210">
                              <w:pPr>
                                <w:rPr>
                                  <w:rFonts w:ascii="Arial" w:hAnsi="Arial" w:cs="Arial"/>
                                  <w:sz w:val="19"/>
                                  <w:szCs w:val="19"/>
                                  <w:lang w:val="en-GB"/>
                                </w:rPr>
                              </w:pPr>
                              <w:r w:rsidRPr="007A066E">
                                <w:rPr>
                                  <w:rFonts w:ascii="Arial" w:hAnsi="Arial" w:cs="Arial"/>
                                  <w:sz w:val="19"/>
                                  <w:szCs w:val="19"/>
                                  <w:lang w:val="en-GB"/>
                                </w:rPr>
                                <w:t xml:space="preserve">bridge construction = </w:t>
                              </w:r>
                              <w:r w:rsidRPr="007A066E">
                                <w:rPr>
                                  <w:rFonts w:ascii="Arial" w:hAnsi="Arial" w:cs="Arial"/>
                                  <w:i/>
                                  <w:sz w:val="19"/>
                                  <w:szCs w:val="19"/>
                                  <w:lang w:val="en-GB"/>
                                </w:rPr>
                                <w:t>3</w:t>
                              </w:r>
                              <w:r w:rsidRPr="007A066E">
                                <w:rPr>
                                  <w:rFonts w:ascii="Arial" w:hAnsi="Arial" w:cs="Arial"/>
                                  <w:sz w:val="19"/>
                                  <w:szCs w:val="19"/>
                                  <w:lang w:val="en-GB"/>
                                </w:rPr>
                                <w:t xml:space="preserve"> (pontoon bridge)</w:t>
                              </w:r>
                            </w:p>
                            <w:p w14:paraId="0680DB3D" w14:textId="77777777" w:rsidR="00823210" w:rsidRPr="003519F2" w:rsidRDefault="00823210" w:rsidP="00823210">
                              <w:pPr>
                                <w:rPr>
                                  <w:rFonts w:ascii="Arial" w:hAnsi="Arial" w:cs="Arial"/>
                                  <w:color w:val="FF0000"/>
                                  <w:sz w:val="19"/>
                                  <w:szCs w:val="20"/>
                                  <w:lang w:val="en-GB"/>
                                </w:rPr>
                              </w:pPr>
                              <w:r w:rsidRPr="00823210">
                                <w:rPr>
                                  <w:rFonts w:ascii="Arial" w:hAnsi="Arial" w:cs="Arial"/>
                                  <w:sz w:val="19"/>
                                  <w:szCs w:val="20"/>
                                  <w:lang w:val="en-US"/>
                                </w:rPr>
                                <w:t xml:space="preserve">category of opening bridge = </w:t>
                              </w:r>
                              <w:r>
                                <w:rPr>
                                  <w:rFonts w:ascii="Arial" w:hAnsi="Arial" w:cs="Arial"/>
                                  <w:i/>
                                  <w:sz w:val="18"/>
                                  <w:szCs w:val="18"/>
                                  <w:lang w:val="en-GB"/>
                                </w:rPr>
                                <w:t>3</w:t>
                              </w:r>
                              <w:r>
                                <w:rPr>
                                  <w:rFonts w:ascii="Arial" w:hAnsi="Arial" w:cs="Arial"/>
                                  <w:sz w:val="18"/>
                                  <w:szCs w:val="18"/>
                                  <w:lang w:val="en-GB"/>
                                </w:rPr>
                                <w:t xml:space="preserve"> (swing</w:t>
                              </w:r>
                              <w:r w:rsidRPr="00B63849">
                                <w:rPr>
                                  <w:rFonts w:ascii="Arial" w:hAnsi="Arial" w:cs="Arial"/>
                                  <w:sz w:val="18"/>
                                  <w:szCs w:val="18"/>
                                  <w:lang w:val="en-GB"/>
                                </w:rPr>
                                <w:t xml:space="preserve"> bridge</w:t>
                              </w:r>
                              <w:r>
                                <w:rPr>
                                  <w:rFonts w:ascii="Arial" w:hAnsi="Arial" w:cs="Arial"/>
                                  <w:sz w:val="18"/>
                                  <w:szCs w:val="18"/>
                                  <w:lang w:val="en-GB"/>
                                </w:rPr>
                                <w:t xml:space="preserve">) </w:t>
                              </w:r>
                            </w:p>
                            <w:p w14:paraId="186762AB"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 xml:space="preserve">feature name = </w:t>
                              </w:r>
                              <w:r w:rsidRPr="00823210">
                                <w:rPr>
                                  <w:rFonts w:ascii="Arial" w:hAnsi="Arial" w:cs="Arial"/>
                                  <w:i/>
                                  <w:sz w:val="19"/>
                                  <w:szCs w:val="20"/>
                                  <w:lang w:val="en-US"/>
                                </w:rPr>
                                <w:t>Koningin Emmabrug</w:t>
                              </w:r>
                            </w:p>
                            <w:p w14:paraId="5140F3BD" w14:textId="77777777" w:rsidR="00823210" w:rsidRPr="00823210" w:rsidRDefault="00823210" w:rsidP="00823210">
                              <w:pPr>
                                <w:rPr>
                                  <w:rFonts w:ascii="Arial" w:hAnsi="Arial" w:cs="Arial"/>
                                  <w:i/>
                                  <w:sz w:val="19"/>
                                  <w:szCs w:val="20"/>
                                  <w:lang w:val="en-US"/>
                                </w:rPr>
                              </w:pPr>
                              <w:r w:rsidRPr="00823210">
                                <w:rPr>
                                  <w:rFonts w:ascii="Arial" w:hAnsi="Arial" w:cs="Arial"/>
                                  <w:sz w:val="19"/>
                                  <w:szCs w:val="20"/>
                                  <w:lang w:val="en-US"/>
                                </w:rPr>
                                <w:t xml:space="preserve">opening bridge = </w:t>
                              </w:r>
                              <w:r w:rsidRPr="00823210">
                                <w:rPr>
                                  <w:rFonts w:ascii="Arial" w:hAnsi="Arial" w:cs="Arial"/>
                                  <w:i/>
                                  <w:sz w:val="19"/>
                                  <w:szCs w:val="20"/>
                                  <w:lang w:val="en-US"/>
                                </w:rPr>
                                <w:t>True</w:t>
                              </w:r>
                            </w:p>
                            <w:p w14:paraId="43D38DA6" w14:textId="77777777" w:rsidR="00823210" w:rsidRPr="00823210" w:rsidRDefault="00823210" w:rsidP="00823210">
                              <w:pPr>
                                <w:rPr>
                                  <w:rFonts w:ascii="Arial" w:hAnsi="Arial" w:cs="Arial"/>
                                  <w:i/>
                                  <w:sz w:val="19"/>
                                  <w:szCs w:val="20"/>
                                  <w:lang w:val="en-US"/>
                                </w:rPr>
                              </w:pPr>
                            </w:p>
                            <w:p w14:paraId="25EDFA0A" w14:textId="77777777" w:rsidR="00823210" w:rsidRPr="00823210" w:rsidRDefault="00823210" w:rsidP="00823210">
                              <w:pPr>
                                <w:rPr>
                                  <w:rFonts w:ascii="Arial" w:hAnsi="Arial" w:cs="Arial"/>
                                  <w:i/>
                                  <w:sz w:val="19"/>
                                  <w:szCs w:val="20"/>
                                  <w:lang w:val="en-US"/>
                                </w:rPr>
                              </w:pPr>
                            </w:p>
                            <w:p w14:paraId="359E1837" w14:textId="77777777" w:rsidR="00823210" w:rsidRPr="00823210" w:rsidRDefault="00823210" w:rsidP="00823210">
                              <w:pPr>
                                <w:rPr>
                                  <w:rFonts w:ascii="Arial" w:hAnsi="Arial" w:cs="Arial"/>
                                  <w:sz w:val="19"/>
                                  <w:szCs w:val="20"/>
                                  <w:lang w:val="en-US"/>
                                </w:rPr>
                              </w:pPr>
                            </w:p>
                          </w:txbxContent>
                        </v:textbox>
                      </v:shape>
                      <v:line id="Line 18" o:spid="_x0000_s1032" style="position:absolute;flip:x;visibility:visible;mso-wrap-style:square" from="29952,9226" to="30073,3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">
                        <v:stroke endarrow="block"/>
                        <o:lock v:ext="edit" shapetype="f"/>
                      </v:line>
                      <v:line id="Line 19" o:spid="_x0000_s1033" style="position:absolute;flip:x;visibility:visible;mso-wrap-style:square" from="22357,9226" to="24860,15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" strokecolor="red">
                        <v:stroke endarrow="block"/>
                        <o:lock v:ext="edit" shapetype="f"/>
                      </v:line>
                      <v:line id="Line 15906" o:spid="_x0000_s1034" style="position:absolute;visibility:visible;mso-wrap-style:square" from="40290,9169" to="42724,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" strokecolor="red">
                        <v:stroke endarrow="block"/>
                        <o:lock v:ext="edit" shapetype="f"/>
                      </v:line>
                      <v:oval id="Oval 25" o:spid="_x0000_s1035" style="position:absolute;left:11518;top:29718;width:2432;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" fillcolor="#767171" strokecolor="#41719c" strokeweight="1pt">
                        <v:stroke joinstyle="miter"/>
                        <v:path arrowok="t"/>
                      </v:oval>
                      <v:oval id="Oval 29" o:spid="_x0000_s1036" style="position:absolute;left:43916;top:29641;width:2432;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" fillcolor="#767171" strokecolor="#41719c" strokeweight="1pt">
                        <v:stroke joinstyle="miter"/>
                        <v:path arrowok="t"/>
                      </v:oval>
                      <v:oval id="Oval 30" o:spid="_x0000_s1037" style="position:absolute;left:40697;top:29641;width:2432;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" fillcolor="#767171" strokecolor="#41719c" strokeweight="1pt">
                        <v:stroke joinstyle="miter"/>
                        <v:path arrowok="t"/>
                      </v:oval>
                      <v:oval id="Oval 31" o:spid="_x0000_s1038" style="position:absolute;left:26441;top:29718;width:2432;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" fillcolor="#767171" strokecolor="#41719c" strokeweight="1pt">
                        <v:stroke joinstyle="miter"/>
                        <v:path arrowok="t"/>
                      </v:oval>
                      <v:rect id="Rectangle 8" o:spid="_x0000_s1039" style="position:absolute;left:11112;top:31318;width:42551;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">
                        <v:path arrowok="t"/>
                      </v:rect>
                      <v:rect id="Rectangle 9" o:spid="_x0000_s1040" style="position:absolute;left:11366;top:31597;width:32068;height:5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" fillcolor="#c90">
                        <v:fill opacity="17733f"/>
                        <v:stroke dashstyle="dashDot"/>
                        <v:path arrowok="t"/>
                      </v:rect>
                      <v:rect id="Rectangle 11" o:spid="_x0000_s1041" style="position:absolute;left:43618;top:31597;width:9772;height:5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" fillcolor="#c90">
                        <v:fill opacity="18247f"/>
                        <v:stroke dashstyle="dashDot"/>
                        <v:path arrowok="t"/>
                      </v:rect>
                      <v:line id="Line 23" o:spid="_x0000_s1042" style="position:absolute;visibility:visible;mso-wrap-style:square" from="43338,24574" to="48437,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">
                        <v:stroke endarrow="block"/>
                        <o:lock v:ext="edit" shapetype="f"/>
                      </v:line>
                      <v:line id="Line 25" o:spid="_x0000_s1043" style="position:absolute;visibility:visible;mso-wrap-style:square" from="14541,29261" to="18764,35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">
                        <v:stroke endarrow="block"/>
                        <o:lock v:ext="edit" shapetype="f"/>
                      </v:line>
                      <v:line id="Line 18" o:spid="_x0000_s1044" style="position:absolute;flip:x;visibility:visible;mso-wrap-style:square" from="31648,9036" to="34404,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" strokecolor="red">
                        <v:stroke endarrow="block"/>
                        <o:lock v:ext="edit" shapetype="f"/>
                      </v:line>
                      <v:shape id="Text Box 26" o:spid="_x0000_s1045" type="#_x0000_t202" style="position:absolute;left:23399;top:10160;width:20898;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">
                        <v:path arrowok="t"/>
                        <v:textbox inset="2.36625mm,1.1831mm,2.36625mm,1.1831mm">
                          <w:txbxContent>
                            <w:p w14:paraId="0D13D3DE" w14:textId="77777777" w:rsidR="00823210" w:rsidRPr="00823210" w:rsidRDefault="00823210" w:rsidP="00823210">
                              <w:pPr>
                                <w:jc w:val="center"/>
                                <w:rPr>
                                  <w:rFonts w:ascii="Arial" w:hAnsi="Arial" w:cs="Arial"/>
                                  <w:i/>
                                  <w:sz w:val="23"/>
                                  <w:lang w:val="en-US"/>
                                </w:rPr>
                              </w:pPr>
                              <w:r w:rsidRPr="00823210">
                                <w:rPr>
                                  <w:rFonts w:ascii="Arial" w:hAnsi="Arial" w:cs="Arial"/>
                                  <w:i/>
                                  <w:sz w:val="23"/>
                                  <w:lang w:val="en-US"/>
                                </w:rPr>
                                <w:t>The Component(s)</w:t>
                              </w:r>
                            </w:p>
                            <w:p w14:paraId="4CB3B5FA" w14:textId="77777777" w:rsidR="00823210" w:rsidRPr="00823210" w:rsidRDefault="00823210" w:rsidP="00823210">
                              <w:pPr>
                                <w:jc w:val="center"/>
                                <w:rPr>
                                  <w:rFonts w:ascii="Arial" w:hAnsi="Arial" w:cs="Arial"/>
                                  <w:i/>
                                  <w:sz w:val="18"/>
                                  <w:szCs w:val="18"/>
                                  <w:lang w:val="en-US"/>
                                </w:rPr>
                              </w:pPr>
                              <w:r w:rsidRPr="00823210">
                                <w:rPr>
                                  <w:rFonts w:ascii="Arial" w:hAnsi="Arial" w:cs="Arial"/>
                                  <w:i/>
                                  <w:sz w:val="18"/>
                                  <w:szCs w:val="18"/>
                                  <w:lang w:val="en-US"/>
                                </w:rPr>
                                <w:t>(associated by Bridge Aggregation)</w:t>
                              </w:r>
                            </w:p>
                          </w:txbxContent>
                        </v:textbox>
                      </v:shape>
                      <v:shape id="Text Box 15918" o:spid="_x0000_s1046" type="#_x0000_t202" style="position:absolute;left:1924;top:15793;width:26509;height:1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">
                        <v:path arrowok="t"/>
                        <v:textbox inset="2.36625mm,1.1831mm,2.36625mm,1.1831mm">
                          <w:txbxContent>
                            <w:p w14:paraId="255918DB"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Opening</w:t>
                              </w:r>
                            </w:p>
                            <w:p w14:paraId="661B45A6"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vertical clearance open</w:t>
                              </w:r>
                            </w:p>
                            <w:p w14:paraId="3F4BE512" w14:textId="77777777" w:rsidR="00823210" w:rsidRPr="00823210" w:rsidRDefault="00823210" w:rsidP="00823210">
                              <w:pPr>
                                <w:rPr>
                                  <w:rFonts w:ascii="Arial" w:hAnsi="Arial" w:cs="Arial"/>
                                  <w:i/>
                                  <w:sz w:val="19"/>
                                  <w:szCs w:val="20"/>
                                  <w:lang w:val="en-US"/>
                                </w:rPr>
                              </w:pPr>
                              <w:r w:rsidRPr="00823210">
                                <w:rPr>
                                  <w:rFonts w:ascii="Arial" w:hAnsi="Arial" w:cs="Arial"/>
                                  <w:sz w:val="19"/>
                                  <w:szCs w:val="20"/>
                                  <w:lang w:val="en-US"/>
                                </w:rPr>
                                <w:tab/>
                                <w:t xml:space="preserve">vertical clearance unlimited = </w:t>
                              </w:r>
                              <w:r w:rsidRPr="00823210">
                                <w:rPr>
                                  <w:rFonts w:ascii="Arial" w:hAnsi="Arial" w:cs="Arial"/>
                                  <w:i/>
                                  <w:sz w:val="19"/>
                                  <w:szCs w:val="20"/>
                                  <w:lang w:val="en-US"/>
                                </w:rPr>
                                <w:t>True</w:t>
                              </w:r>
                            </w:p>
                            <w:p w14:paraId="5D9FAF5D"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vertical clearance closed</w:t>
                              </w:r>
                            </w:p>
                            <w:p w14:paraId="52177C18"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ab/>
                                <w:t xml:space="preserve">vertical clearance value = </w:t>
                              </w:r>
                              <w:r w:rsidRPr="00823210">
                                <w:rPr>
                                  <w:rFonts w:ascii="Arial" w:hAnsi="Arial" w:cs="Arial"/>
                                  <w:i/>
                                  <w:sz w:val="19"/>
                                  <w:szCs w:val="20"/>
                                  <w:lang w:val="en-US"/>
                                </w:rPr>
                                <w:t>0.0</w:t>
                              </w:r>
                              <w:r w:rsidRPr="00823210">
                                <w:rPr>
                                  <w:rFonts w:ascii="Arial" w:hAnsi="Arial" w:cs="Arial"/>
                                  <w:sz w:val="19"/>
                                  <w:szCs w:val="20"/>
                                  <w:lang w:val="en-US"/>
                                </w:rPr>
                                <w:t xml:space="preserve"> </w:t>
                              </w:r>
                            </w:p>
                            <w:p w14:paraId="6A00817A"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information</w:t>
                              </w:r>
                            </w:p>
                            <w:p w14:paraId="30742094" w14:textId="77777777" w:rsidR="00823210" w:rsidRPr="00823210" w:rsidRDefault="00823210" w:rsidP="00823210">
                              <w:pPr>
                                <w:ind w:left="709" w:hanging="709"/>
                                <w:rPr>
                                  <w:rFonts w:ascii="Arial" w:hAnsi="Arial" w:cs="Arial"/>
                                  <w:sz w:val="19"/>
                                  <w:szCs w:val="20"/>
                                  <w:lang w:val="en-US"/>
                                </w:rPr>
                              </w:pPr>
                              <w:r w:rsidRPr="00823210">
                                <w:rPr>
                                  <w:rFonts w:ascii="Arial" w:hAnsi="Arial" w:cs="Arial"/>
                                  <w:sz w:val="19"/>
                                  <w:szCs w:val="20"/>
                                  <w:lang w:val="en-US"/>
                                </w:rPr>
                                <w:tab/>
                                <w:t xml:space="preserve">text = </w:t>
                              </w:r>
                              <w:r w:rsidRPr="00823210">
                                <w:rPr>
                                  <w:rFonts w:ascii="Arial" w:hAnsi="Arial" w:cs="Arial"/>
                                  <w:i/>
                                  <w:sz w:val="19"/>
                                  <w:szCs w:val="20"/>
                                  <w:lang w:val="en-US"/>
                                </w:rPr>
                                <w:t>Span pivots at western end</w:t>
                              </w:r>
                            </w:p>
                          </w:txbxContent>
                        </v:textbox>
                      </v:shape>
                      <v:line id="Line 7" o:spid="_x0000_s1047" style="position:absolute;flip:x y;visibility:visible;mso-wrap-style:square" from="13335,38576" to="19119,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">
                        <v:stroke endarrow="block"/>
                        <o:lock v:ext="edit" shapetype="f"/>
                      </v:line>
                      <v:line id="Line 7" o:spid="_x0000_s1048" style="position:absolute;flip:y;visibility:visible;mso-wrap-style:square" from="35655,38360" to="41275,4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">
                        <v:stroke endarrow="block"/>
                        <o:lock v:ext="edit" shapetype="f"/>
                      </v:line>
                      <v:line id="Line 7" o:spid="_x0000_s1049" style="position:absolute;flip:y;visibility:visible;mso-wrap-style:square" from="42799,39122" to="45180,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">
                        <v:stroke endarrow="block"/>
                        <o:lock v:ext="edit" shapetype="f"/>
                      </v:line>
                      <v:shape id="Text Box 15" o:spid="_x0000_s1050" type="#_x0000_t202" style="position:absolute;left:32109;top:19884;width:23851;height:4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">
                        <v:path arrowok="t"/>
                        <v:textbox inset="2.36625mm,1.1831mm,2.36625mm,1.1831mm">
                          <w:txbxContent>
                            <w:p w14:paraId="72129FE2"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Fixed</w:t>
                              </w:r>
                            </w:p>
                            <w:p w14:paraId="4F8CA44D" w14:textId="77777777" w:rsidR="00823210" w:rsidRPr="00823210" w:rsidRDefault="00823210" w:rsidP="00823210">
                              <w:pPr>
                                <w:rPr>
                                  <w:rFonts w:ascii="Arial" w:hAnsi="Arial" w:cs="Arial"/>
                                  <w:sz w:val="19"/>
                                  <w:szCs w:val="20"/>
                                  <w:lang w:val="en-US"/>
                                </w:rPr>
                              </w:pPr>
                              <w:r w:rsidRPr="00B63849">
                                <w:rPr>
                                  <w:rFonts w:ascii="Arial" w:hAnsi="Arial" w:cs="Arial"/>
                                  <w:sz w:val="18"/>
                                  <w:szCs w:val="18"/>
                                  <w:lang w:val="en-GB"/>
                                </w:rPr>
                                <w:t>vertical clearance fixed</w:t>
                              </w:r>
                            </w:p>
                            <w:p w14:paraId="6187F9E8" w14:textId="77777777" w:rsidR="00823210" w:rsidRPr="00823210" w:rsidRDefault="00823210" w:rsidP="00823210">
                              <w:pPr>
                                <w:ind w:firstLine="708"/>
                                <w:rPr>
                                  <w:rFonts w:ascii="Arial" w:hAnsi="Arial" w:cs="Arial"/>
                                  <w:sz w:val="19"/>
                                  <w:szCs w:val="20"/>
                                  <w:lang w:val="en-US"/>
                                </w:rPr>
                              </w:pPr>
                              <w:r w:rsidRPr="00823210">
                                <w:rPr>
                                  <w:rFonts w:ascii="Arial" w:hAnsi="Arial" w:cs="Arial"/>
                                  <w:sz w:val="19"/>
                                  <w:szCs w:val="20"/>
                                  <w:lang w:val="en-US"/>
                                </w:rPr>
                                <w:t xml:space="preserve">vertical clearance value = </w:t>
                              </w:r>
                              <w:r w:rsidRPr="00823210">
                                <w:rPr>
                                  <w:rFonts w:ascii="Arial" w:hAnsi="Arial" w:cs="Arial"/>
                                  <w:i/>
                                  <w:sz w:val="19"/>
                                  <w:szCs w:val="20"/>
                                  <w:lang w:val="en-US"/>
                                </w:rPr>
                                <w:t>0.0</w:t>
                              </w:r>
                            </w:p>
                          </w:txbxContent>
                        </v:textbox>
                      </v:shape>
                      <v:shape id="Picture 7994" o:spid="_x0000_s1051" type="#_x0000_t75" style="position:absolute;width:23241;height:1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">
                        <v:imagedata r:id="rId38" o:title=""/>
                        <o:lock v:ext="edit" aspectratio="f"/>
                      </v:shape>
                      <w10:wrap type="topAndBottom"/>
                    </v:group>
                  </w:pict>
                </mc:Fallback>
              </mc:AlternateContent>
            </w:r>
            <w:r>
              <w:rPr>
                <w:rFonts w:ascii="Arial" w:hAnsi="Arial" w:cs="Arial"/>
                <w:b/>
                <w:sz w:val="20"/>
                <w:u w:val="single"/>
                <w:lang w:val="en-GB"/>
              </w:rPr>
              <w:t>PONTOON</w:t>
            </w:r>
            <w:r w:rsidRPr="00B63849">
              <w:rPr>
                <w:rFonts w:ascii="Arial" w:hAnsi="Arial" w:cs="Arial"/>
                <w:b/>
                <w:sz w:val="20"/>
                <w:u w:val="single"/>
                <w:lang w:val="en-GB"/>
              </w:rPr>
              <w:t xml:space="preserve"> BRIDGE</w:t>
            </w:r>
            <w:r>
              <w:rPr>
                <w:rFonts w:ascii="Arial" w:hAnsi="Arial" w:cs="Arial"/>
                <w:b/>
                <w:sz w:val="20"/>
                <w:u w:val="single"/>
                <w:lang w:val="en-GB"/>
              </w:rPr>
              <w:t xml:space="preserve"> (Opening)</w:t>
            </w:r>
          </w:p>
          <w:p w14:paraId="0A22CF51" w14:textId="77777777" w:rsidR="00823210" w:rsidRPr="00B63849" w:rsidRDefault="00823210" w:rsidP="00823210">
            <w:pPr>
              <w:pStyle w:val="Plattetekst"/>
              <w:spacing w:before="120" w:after="120"/>
              <w:jc w:val="center"/>
              <w:rPr>
                <w:b/>
                <w:i/>
                <w:sz w:val="18"/>
                <w:szCs w:val="18"/>
                <w:lang w:val="en-GB"/>
              </w:rPr>
            </w:pPr>
            <w:r w:rsidRPr="00B63849">
              <w:rPr>
                <w:b/>
                <w:i/>
                <w:sz w:val="18"/>
                <w:szCs w:val="18"/>
                <w:lang w:val="en-GB"/>
              </w:rPr>
              <w:t>Figure 6-</w:t>
            </w:r>
            <w:r>
              <w:rPr>
                <w:b/>
                <w:i/>
                <w:sz w:val="18"/>
                <w:szCs w:val="18"/>
                <w:lang w:val="en-GB"/>
              </w:rPr>
              <w:t>3</w:t>
            </w:r>
            <w:r w:rsidRPr="00B63849">
              <w:rPr>
                <w:b/>
                <w:i/>
                <w:sz w:val="18"/>
                <w:szCs w:val="18"/>
                <w:lang w:val="en-GB"/>
              </w:rPr>
              <w:t xml:space="preserve"> </w:t>
            </w:r>
            <w:r>
              <w:rPr>
                <w:b/>
                <w:i/>
                <w:sz w:val="18"/>
                <w:szCs w:val="18"/>
                <w:lang w:val="en-GB"/>
              </w:rPr>
              <w:t>–</w:t>
            </w:r>
            <w:r w:rsidRPr="00B63849">
              <w:rPr>
                <w:b/>
                <w:i/>
                <w:sz w:val="18"/>
                <w:szCs w:val="18"/>
                <w:lang w:val="en-GB"/>
              </w:rPr>
              <w:t xml:space="preserve"> </w:t>
            </w:r>
            <w:r>
              <w:rPr>
                <w:b/>
                <w:i/>
                <w:sz w:val="18"/>
                <w:szCs w:val="18"/>
                <w:lang w:val="en-GB"/>
              </w:rPr>
              <w:t>Pontoon</w:t>
            </w:r>
            <w:r w:rsidRPr="00B63849">
              <w:rPr>
                <w:b/>
                <w:i/>
                <w:sz w:val="18"/>
                <w:szCs w:val="18"/>
                <w:lang w:val="en-GB"/>
              </w:rPr>
              <w:t xml:space="preserve"> bridge</w:t>
            </w:r>
            <w:r>
              <w:rPr>
                <w:b/>
                <w:i/>
                <w:sz w:val="18"/>
                <w:szCs w:val="18"/>
                <w:lang w:val="en-GB"/>
              </w:rPr>
              <w:t xml:space="preserve"> (opening)</w:t>
            </w:r>
            <w:r w:rsidRPr="00B63849">
              <w:rPr>
                <w:b/>
                <w:i/>
                <w:sz w:val="18"/>
                <w:szCs w:val="18"/>
                <w:lang w:val="en-GB"/>
              </w:rPr>
              <w:t xml:space="preserve"> – Example </w:t>
            </w:r>
          </w:p>
          <w:p w14:paraId="74781E47" w14:textId="77777777" w:rsidR="00823210" w:rsidRDefault="00823210" w:rsidP="00823210">
            <w:pPr>
              <w:jc w:val="center"/>
              <w:rPr>
                <w:rFonts w:ascii="Arial" w:hAnsi="Arial" w:cs="Arial"/>
                <w:b/>
                <w:sz w:val="20"/>
                <w:u w:val="single"/>
                <w:lang w:val="en-GB"/>
              </w:rPr>
            </w:pPr>
            <w:r>
              <w:rPr>
                <w:noProof/>
              </w:rPr>
              <mc:AlternateContent>
                <mc:Choice Requires="wpc">
                  <w:drawing>
                    <wp:anchor distT="0" distB="0" distL="114300" distR="114300" simplePos="0" relativeHeight="251660288" behindDoc="0" locked="0" layoutInCell="1" allowOverlap="1" wp14:anchorId="418BFB97" wp14:editId="323FAF2B">
                      <wp:simplePos x="0" y="0"/>
                      <wp:positionH relativeFrom="column">
                        <wp:posOffset>97155</wp:posOffset>
                      </wp:positionH>
                      <wp:positionV relativeFrom="paragraph">
                        <wp:posOffset>153670</wp:posOffset>
                      </wp:positionV>
                      <wp:extent cx="6026785" cy="3286125"/>
                      <wp:effectExtent l="0" t="0" r="0" b="0"/>
                      <wp:wrapTopAndBottom/>
                      <wp:docPr id="15924" name="Papier 1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94044907" name="Rectangle 4"/>
                              <wps:cNvSpPr>
                                <a:spLocks/>
                              </wps:cNvSpPr>
                              <wps:spPr bwMode="auto">
                                <a:xfrm>
                                  <a:off x="913713" y="2011015"/>
                                  <a:ext cx="4304061" cy="1196309"/>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622164631" name="Text Box 15927"/>
                              <wps:cNvSpPr txBox="1">
                                <a:spLocks/>
                              </wps:cNvSpPr>
                              <wps:spPr bwMode="auto">
                                <a:xfrm>
                                  <a:off x="165702" y="1410911"/>
                                  <a:ext cx="2778139" cy="415303"/>
                                </a:xfrm>
                                <a:prstGeom prst="rect">
                                  <a:avLst/>
                                </a:prstGeom>
                                <a:solidFill>
                                  <a:srgbClr val="FFFFFF"/>
                                </a:solidFill>
                                <a:ln w="9525">
                                  <a:solidFill>
                                    <a:srgbClr val="000000"/>
                                  </a:solidFill>
                                  <a:miter lim="800000"/>
                                  <a:headEnd/>
                                  <a:tailEnd/>
                                </a:ln>
                              </wps:spPr>
                              <wps:txbx>
                                <w:txbxContent>
                                  <w:p w14:paraId="388B349D" w14:textId="77777777" w:rsidR="00823210" w:rsidRPr="00C953AE" w:rsidRDefault="00823210" w:rsidP="00823210">
                                    <w:pPr>
                                      <w:rPr>
                                        <w:rFonts w:ascii="Arial" w:hAnsi="Arial" w:cs="Arial"/>
                                        <w:b/>
                                        <w:sz w:val="19"/>
                                        <w:szCs w:val="19"/>
                                      </w:rPr>
                                    </w:pPr>
                                    <w:r w:rsidRPr="009677D7">
                                      <w:rPr>
                                        <w:rFonts w:ascii="Arial" w:hAnsi="Arial" w:cs="Arial"/>
                                        <w:b/>
                                        <w:sz w:val="19"/>
                                        <w:szCs w:val="19"/>
                                      </w:rPr>
                                      <w:t>Pontoon</w:t>
                                    </w:r>
                                  </w:p>
                                </w:txbxContent>
                              </wps:txbx>
                              <wps:bodyPr rot="0" vert="horz" wrap="square" lIns="85185" tIns="42592" rIns="85185" bIns="42592" anchor="t" anchorCtr="0" upright="1">
                                <a:noAutofit/>
                              </wps:bodyPr>
                            </wps:wsp>
                            <wps:wsp>
                              <wps:cNvPr id="1543185182" name="Line 7"/>
                              <wps:cNvCnPr>
                                <a:cxnSpLocks/>
                              </wps:cNvCnPr>
                              <wps:spPr bwMode="auto">
                                <a:xfrm>
                                  <a:off x="1256618" y="1811614"/>
                                  <a:ext cx="1390720" cy="3442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9352899" name="Text Box 17"/>
                              <wps:cNvSpPr txBox="1">
                                <a:spLocks/>
                              </wps:cNvSpPr>
                              <wps:spPr bwMode="auto">
                                <a:xfrm>
                                  <a:off x="1400820" y="57100"/>
                                  <a:ext cx="3627151" cy="669305"/>
                                </a:xfrm>
                                <a:prstGeom prst="rect">
                                  <a:avLst/>
                                </a:prstGeom>
                                <a:solidFill>
                                  <a:srgbClr val="FFFFFF"/>
                                </a:solidFill>
                                <a:ln w="9525">
                                  <a:solidFill>
                                    <a:srgbClr val="000000"/>
                                  </a:solidFill>
                                  <a:miter lim="800000"/>
                                  <a:headEnd/>
                                  <a:tailEnd/>
                                </a:ln>
                              </wps:spPr>
                              <wps:txbx>
                                <w:txbxContent>
                                  <w:p w14:paraId="4F6E4420"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 xml:space="preserve">Bridge </w:t>
                                    </w:r>
                                    <w:r w:rsidRPr="00823210">
                                      <w:rPr>
                                        <w:rFonts w:ascii="Arial" w:hAnsi="Arial" w:cs="Arial"/>
                                        <w:sz w:val="19"/>
                                        <w:szCs w:val="20"/>
                                        <w:lang w:val="en-US"/>
                                      </w:rPr>
                                      <w:t>feature (surface): Geometry of all components</w:t>
                                    </w:r>
                                  </w:p>
                                  <w:p w14:paraId="54385857" w14:textId="77777777" w:rsidR="00823210" w:rsidRPr="007A066E" w:rsidRDefault="00823210" w:rsidP="00823210">
                                    <w:pPr>
                                      <w:rPr>
                                        <w:rFonts w:ascii="Arial" w:hAnsi="Arial" w:cs="Arial"/>
                                        <w:sz w:val="19"/>
                                        <w:szCs w:val="19"/>
                                        <w:lang w:val="en-GB"/>
                                      </w:rPr>
                                    </w:pPr>
                                    <w:r w:rsidRPr="007A066E">
                                      <w:rPr>
                                        <w:rFonts w:ascii="Arial" w:hAnsi="Arial" w:cs="Arial"/>
                                        <w:sz w:val="19"/>
                                        <w:szCs w:val="19"/>
                                        <w:lang w:val="en-GB"/>
                                      </w:rPr>
                                      <w:t xml:space="preserve">bridge construction = </w:t>
                                    </w:r>
                                    <w:r w:rsidRPr="007A066E">
                                      <w:rPr>
                                        <w:rFonts w:ascii="Arial" w:hAnsi="Arial" w:cs="Arial"/>
                                        <w:i/>
                                        <w:sz w:val="19"/>
                                        <w:szCs w:val="19"/>
                                        <w:lang w:val="en-GB"/>
                                      </w:rPr>
                                      <w:t>3</w:t>
                                    </w:r>
                                    <w:r w:rsidRPr="007A066E">
                                      <w:rPr>
                                        <w:rFonts w:ascii="Arial" w:hAnsi="Arial" w:cs="Arial"/>
                                        <w:sz w:val="19"/>
                                        <w:szCs w:val="19"/>
                                        <w:lang w:val="en-GB"/>
                                      </w:rPr>
                                      <w:t xml:space="preserve"> (pontoon bridge)</w:t>
                                    </w:r>
                                  </w:p>
                                  <w:p w14:paraId="10A1DDD8"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 xml:space="preserve">feature name = </w:t>
                                    </w:r>
                                    <w:r w:rsidRPr="00823210">
                                      <w:rPr>
                                        <w:rFonts w:ascii="Arial" w:hAnsi="Arial" w:cs="Arial"/>
                                        <w:i/>
                                        <w:sz w:val="19"/>
                                        <w:szCs w:val="20"/>
                                        <w:lang w:val="en-US"/>
                                      </w:rPr>
                                      <w:t>Grolsch Bridge</w:t>
                                    </w:r>
                                  </w:p>
                                  <w:p w14:paraId="2CC871F3" w14:textId="77777777" w:rsidR="00823210" w:rsidRDefault="00823210" w:rsidP="00823210">
                                    <w:pPr>
                                      <w:rPr>
                                        <w:rFonts w:ascii="Arial" w:hAnsi="Arial" w:cs="Arial"/>
                                        <w:i/>
                                        <w:sz w:val="19"/>
                                        <w:szCs w:val="20"/>
                                      </w:rPr>
                                    </w:pPr>
                                    <w:r>
                                      <w:rPr>
                                        <w:rFonts w:ascii="Arial" w:hAnsi="Arial" w:cs="Arial"/>
                                        <w:sz w:val="19"/>
                                        <w:szCs w:val="20"/>
                                      </w:rPr>
                                      <w:t xml:space="preserve">opening bridge = </w:t>
                                    </w:r>
                                    <w:r>
                                      <w:rPr>
                                        <w:rFonts w:ascii="Arial" w:hAnsi="Arial" w:cs="Arial"/>
                                        <w:i/>
                                        <w:sz w:val="19"/>
                                        <w:szCs w:val="20"/>
                                      </w:rPr>
                                      <w:t>False</w:t>
                                    </w:r>
                                  </w:p>
                                  <w:p w14:paraId="20C83FE3" w14:textId="77777777" w:rsidR="00823210" w:rsidRPr="00DB3A94" w:rsidRDefault="00823210" w:rsidP="00823210">
                                    <w:pPr>
                                      <w:rPr>
                                        <w:rFonts w:ascii="Arial" w:hAnsi="Arial" w:cs="Arial"/>
                                        <w:i/>
                                        <w:sz w:val="19"/>
                                        <w:szCs w:val="20"/>
                                      </w:rPr>
                                    </w:pPr>
                                  </w:p>
                                  <w:p w14:paraId="3D479B51" w14:textId="77777777" w:rsidR="00823210" w:rsidRPr="00F119D4" w:rsidRDefault="00823210" w:rsidP="00823210">
                                    <w:pPr>
                                      <w:rPr>
                                        <w:rFonts w:ascii="Arial" w:hAnsi="Arial" w:cs="Arial"/>
                                        <w:sz w:val="19"/>
                                        <w:szCs w:val="20"/>
                                      </w:rPr>
                                    </w:pPr>
                                  </w:p>
                                </w:txbxContent>
                              </wps:txbx>
                              <wps:bodyPr rot="0" vert="horz" wrap="square" lIns="85185" tIns="42592" rIns="85185" bIns="42592" anchor="t" anchorCtr="0" upright="1">
                                <a:noAutofit/>
                              </wps:bodyPr>
                            </wps:wsp>
                            <wps:wsp>
                              <wps:cNvPr id="441586735" name="Line 18"/>
                              <wps:cNvCnPr>
                                <a:cxnSpLocks/>
                              </wps:cNvCnPr>
                              <wps:spPr bwMode="auto">
                                <a:xfrm>
                                  <a:off x="3007342" y="722605"/>
                                  <a:ext cx="7000" cy="15589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4878127" name="Line 15931"/>
                              <wps:cNvCnPr>
                                <a:cxnSpLocks/>
                              </wps:cNvCnPr>
                              <wps:spPr bwMode="auto">
                                <a:xfrm>
                                  <a:off x="3990956" y="723906"/>
                                  <a:ext cx="119402" cy="66540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7973776" name="Oval 25"/>
                              <wps:cNvSpPr>
                                <a:spLocks/>
                              </wps:cNvSpPr>
                              <wps:spPr bwMode="auto">
                                <a:xfrm>
                                  <a:off x="970914" y="2114516"/>
                                  <a:ext cx="243203" cy="943607"/>
                                </a:xfrm>
                                <a:prstGeom prst="ellipse">
                                  <a:avLst/>
                                </a:prstGeom>
                                <a:solidFill>
                                  <a:srgbClr val="767171"/>
                                </a:solidFill>
                                <a:ln w="12700">
                                  <a:solidFill>
                                    <a:srgbClr val="41719C"/>
                                  </a:solidFill>
                                  <a:miter lim="800000"/>
                                  <a:headEnd/>
                                  <a:tailEnd/>
                                </a:ln>
                              </wps:spPr>
                              <wps:bodyPr rot="0" vert="horz" wrap="square" lIns="91440" tIns="45720" rIns="91440" bIns="45720" anchor="ctr" anchorCtr="0" upright="1">
                                <a:noAutofit/>
                              </wps:bodyPr>
                            </wps:wsp>
                            <wps:wsp>
                              <wps:cNvPr id="2015955645" name="Oval 29"/>
                              <wps:cNvSpPr>
                                <a:spLocks/>
                              </wps:cNvSpPr>
                              <wps:spPr bwMode="auto">
                                <a:xfrm>
                                  <a:off x="4210659" y="2106916"/>
                                  <a:ext cx="243203" cy="943607"/>
                                </a:xfrm>
                                <a:prstGeom prst="ellipse">
                                  <a:avLst/>
                                </a:prstGeom>
                                <a:solidFill>
                                  <a:srgbClr val="767171"/>
                                </a:solidFill>
                                <a:ln w="12700">
                                  <a:solidFill>
                                    <a:srgbClr val="41719C"/>
                                  </a:solidFill>
                                  <a:miter lim="800000"/>
                                  <a:headEnd/>
                                  <a:tailEnd/>
                                </a:ln>
                              </wps:spPr>
                              <wps:bodyPr rot="0" vert="horz" wrap="square" lIns="91440" tIns="45720" rIns="91440" bIns="45720" anchor="ctr" anchorCtr="0" upright="1">
                                <a:noAutofit/>
                              </wps:bodyPr>
                            </wps:wsp>
                            <wps:wsp>
                              <wps:cNvPr id="382928102" name="Oval 31"/>
                              <wps:cNvSpPr>
                                <a:spLocks/>
                              </wps:cNvSpPr>
                              <wps:spPr bwMode="auto">
                                <a:xfrm>
                                  <a:off x="2577436" y="2114516"/>
                                  <a:ext cx="243203" cy="943607"/>
                                </a:xfrm>
                                <a:prstGeom prst="ellipse">
                                  <a:avLst/>
                                </a:prstGeom>
                                <a:solidFill>
                                  <a:srgbClr val="767171"/>
                                </a:solidFill>
                                <a:ln w="12700">
                                  <a:solidFill>
                                    <a:srgbClr val="41719C"/>
                                  </a:solidFill>
                                  <a:miter lim="800000"/>
                                  <a:headEnd/>
                                  <a:tailEnd/>
                                </a:ln>
                              </wps:spPr>
                              <wps:bodyPr rot="0" vert="horz" wrap="square" lIns="91440" tIns="45720" rIns="91440" bIns="45720" anchor="ctr" anchorCtr="0" upright="1">
                                <a:noAutofit/>
                              </wps:bodyPr>
                            </wps:wsp>
                            <wps:wsp>
                              <wps:cNvPr id="1982057309" name="Rectangle 8"/>
                              <wps:cNvSpPr>
                                <a:spLocks/>
                              </wps:cNvSpPr>
                              <wps:spPr bwMode="auto">
                                <a:xfrm>
                                  <a:off x="930213" y="2274517"/>
                                  <a:ext cx="4255260" cy="63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9288848" name="Rectangle 9"/>
                              <wps:cNvSpPr>
                                <a:spLocks/>
                              </wps:cNvSpPr>
                              <wps:spPr bwMode="auto">
                                <a:xfrm>
                                  <a:off x="946113" y="2302518"/>
                                  <a:ext cx="4206959" cy="579704"/>
                                </a:xfrm>
                                <a:prstGeom prst="rect">
                                  <a:avLst/>
                                </a:prstGeom>
                                <a:solidFill>
                                  <a:srgbClr val="CC9900">
                                    <a:alpha val="27058"/>
                                  </a:srgbClr>
                                </a:solidFill>
                                <a:ln w="9525">
                                  <a:solidFill>
                                    <a:srgbClr val="000000"/>
                                  </a:solidFill>
                                  <a:prstDash val="dashDot"/>
                                  <a:miter lim="800000"/>
                                  <a:headEnd/>
                                  <a:tailEnd/>
                                </a:ln>
                              </wps:spPr>
                              <wps:bodyPr rot="0" vert="horz" wrap="square" lIns="91440" tIns="45720" rIns="91440" bIns="45720" anchor="t" anchorCtr="0" upright="1">
                                <a:noAutofit/>
                              </wps:bodyPr>
                            </wps:wsp>
                            <wps:wsp>
                              <wps:cNvPr id="1252608329" name="Line 23"/>
                              <wps:cNvCnPr>
                                <a:cxnSpLocks/>
                              </wps:cNvCnPr>
                              <wps:spPr bwMode="auto">
                                <a:xfrm flipH="1">
                                  <a:off x="4386562" y="1885914"/>
                                  <a:ext cx="414106" cy="647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3710943" name="Line 18"/>
                              <wps:cNvCnPr>
                                <a:cxnSpLocks/>
                              </wps:cNvCnPr>
                              <wps:spPr bwMode="auto">
                                <a:xfrm flipH="1">
                                  <a:off x="1840826" y="732106"/>
                                  <a:ext cx="418506" cy="69790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87061124" name="Text Box 26"/>
                              <wps:cNvSpPr txBox="1">
                                <a:spLocks/>
                              </wps:cNvSpPr>
                              <wps:spPr bwMode="auto">
                                <a:xfrm>
                                  <a:off x="2082829" y="825506"/>
                                  <a:ext cx="2089729" cy="423503"/>
                                </a:xfrm>
                                <a:prstGeom prst="rect">
                                  <a:avLst/>
                                </a:prstGeom>
                                <a:solidFill>
                                  <a:srgbClr val="FFFFFF"/>
                                </a:solidFill>
                                <a:ln w="9525">
                                  <a:solidFill>
                                    <a:srgbClr val="000000"/>
                                  </a:solidFill>
                                  <a:miter lim="800000"/>
                                  <a:headEnd/>
                                  <a:tailEnd/>
                                </a:ln>
                              </wps:spPr>
                              <wps:txbx>
                                <w:txbxContent>
                                  <w:p w14:paraId="7F1E4093" w14:textId="77777777" w:rsidR="00823210" w:rsidRPr="00823210" w:rsidRDefault="00823210" w:rsidP="00823210">
                                    <w:pPr>
                                      <w:jc w:val="center"/>
                                      <w:rPr>
                                        <w:rFonts w:ascii="Arial" w:hAnsi="Arial" w:cs="Arial"/>
                                        <w:i/>
                                        <w:sz w:val="23"/>
                                        <w:lang w:val="en-US"/>
                                      </w:rPr>
                                    </w:pPr>
                                    <w:r w:rsidRPr="00823210">
                                      <w:rPr>
                                        <w:rFonts w:ascii="Arial" w:hAnsi="Arial" w:cs="Arial"/>
                                        <w:i/>
                                        <w:sz w:val="23"/>
                                        <w:lang w:val="en-US"/>
                                      </w:rPr>
                                      <w:t>The Component(s)</w:t>
                                    </w:r>
                                  </w:p>
                                  <w:p w14:paraId="46A0328D" w14:textId="77777777" w:rsidR="00823210" w:rsidRPr="00823210" w:rsidRDefault="00823210" w:rsidP="00823210">
                                    <w:pPr>
                                      <w:jc w:val="center"/>
                                      <w:rPr>
                                        <w:rFonts w:ascii="Arial" w:hAnsi="Arial" w:cs="Arial"/>
                                        <w:i/>
                                        <w:sz w:val="18"/>
                                        <w:szCs w:val="18"/>
                                        <w:lang w:val="en-US"/>
                                      </w:rPr>
                                    </w:pPr>
                                    <w:r w:rsidRPr="00823210">
                                      <w:rPr>
                                        <w:rFonts w:ascii="Arial" w:hAnsi="Arial" w:cs="Arial"/>
                                        <w:i/>
                                        <w:sz w:val="18"/>
                                        <w:szCs w:val="18"/>
                                        <w:lang w:val="en-US"/>
                                      </w:rPr>
                                      <w:t>(associated by Bridge Aggregation)</w:t>
                                    </w:r>
                                  </w:p>
                                </w:txbxContent>
                              </wps:txbx>
                              <wps:bodyPr rot="0" vert="horz" wrap="square" lIns="85185" tIns="42592" rIns="85185" bIns="42592" anchor="t" anchorCtr="0" upright="1">
                                <a:noAutofit/>
                              </wps:bodyPr>
                            </wps:wsp>
                            <wps:wsp>
                              <wps:cNvPr id="57920248" name="Line 7"/>
                              <wps:cNvCnPr>
                                <a:cxnSpLocks/>
                              </wps:cNvCnPr>
                              <wps:spPr bwMode="auto">
                                <a:xfrm>
                                  <a:off x="426006" y="1828814"/>
                                  <a:ext cx="612209" cy="3238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934341" name="Line 7"/>
                              <wps:cNvCnPr>
                                <a:cxnSpLocks/>
                              </wps:cNvCnPr>
                              <wps:spPr bwMode="auto">
                                <a:xfrm>
                                  <a:off x="2784439" y="1824314"/>
                                  <a:ext cx="1514521" cy="3162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1023246" name="Text Box 15"/>
                              <wps:cNvSpPr txBox="1">
                                <a:spLocks/>
                              </wps:cNvSpPr>
                              <wps:spPr bwMode="auto">
                                <a:xfrm>
                                  <a:off x="3154044" y="1407111"/>
                                  <a:ext cx="2385134" cy="488304"/>
                                </a:xfrm>
                                <a:prstGeom prst="rect">
                                  <a:avLst/>
                                </a:prstGeom>
                                <a:solidFill>
                                  <a:srgbClr val="FFFFFF"/>
                                </a:solidFill>
                                <a:ln w="9525">
                                  <a:solidFill>
                                    <a:srgbClr val="000000"/>
                                  </a:solidFill>
                                  <a:miter lim="800000"/>
                                  <a:headEnd/>
                                  <a:tailEnd/>
                                </a:ln>
                              </wps:spPr>
                              <wps:txbx>
                                <w:txbxContent>
                                  <w:p w14:paraId="0AC01B53"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Fixed</w:t>
                                    </w:r>
                                  </w:p>
                                  <w:p w14:paraId="06E4F94D" w14:textId="77777777" w:rsidR="00823210" w:rsidRPr="00823210" w:rsidRDefault="00823210" w:rsidP="00823210">
                                    <w:pPr>
                                      <w:rPr>
                                        <w:rFonts w:ascii="Arial" w:hAnsi="Arial" w:cs="Arial"/>
                                        <w:sz w:val="19"/>
                                        <w:szCs w:val="20"/>
                                        <w:lang w:val="en-US"/>
                                      </w:rPr>
                                    </w:pPr>
                                    <w:r w:rsidRPr="00B63849">
                                      <w:rPr>
                                        <w:rFonts w:ascii="Arial" w:hAnsi="Arial" w:cs="Arial"/>
                                        <w:sz w:val="18"/>
                                        <w:szCs w:val="18"/>
                                        <w:lang w:val="en-GB"/>
                                      </w:rPr>
                                      <w:t>vertical clearance fixed</w:t>
                                    </w:r>
                                  </w:p>
                                  <w:p w14:paraId="193CB0A7" w14:textId="77777777" w:rsidR="00823210" w:rsidRPr="00823210" w:rsidRDefault="00823210" w:rsidP="00823210">
                                    <w:pPr>
                                      <w:ind w:firstLine="708"/>
                                      <w:rPr>
                                        <w:rFonts w:ascii="Arial" w:hAnsi="Arial" w:cs="Arial"/>
                                        <w:sz w:val="19"/>
                                        <w:szCs w:val="20"/>
                                        <w:lang w:val="en-US"/>
                                      </w:rPr>
                                    </w:pPr>
                                    <w:r w:rsidRPr="00823210">
                                      <w:rPr>
                                        <w:rFonts w:ascii="Arial" w:hAnsi="Arial" w:cs="Arial"/>
                                        <w:sz w:val="19"/>
                                        <w:szCs w:val="20"/>
                                        <w:lang w:val="en-US"/>
                                      </w:rPr>
                                      <w:t xml:space="preserve">vertical clearance value = </w:t>
                                    </w:r>
                                    <w:r w:rsidRPr="00823210">
                                      <w:rPr>
                                        <w:rFonts w:ascii="Arial" w:hAnsi="Arial" w:cs="Arial"/>
                                        <w:i/>
                                        <w:sz w:val="19"/>
                                        <w:szCs w:val="20"/>
                                        <w:lang w:val="en-US"/>
                                      </w:rPr>
                                      <w:t>0.0</w:t>
                                    </w:r>
                                  </w:p>
                                </w:txbxContent>
                              </wps:txbx>
                              <wps:bodyPr rot="0" vert="horz" wrap="square" lIns="85185" tIns="42592" rIns="85185" bIns="42592"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18BFB97" id="Papier 139" o:spid="_x0000_s1052" editas="canvas" style="position:absolute;left:0;text-align:left;margin-left:7.65pt;margin-top:12.1pt;width:474.55pt;height:258.75pt;z-index:251660288" coordsize="60267,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">
                      <v:shape id="_x0000_s1053" type="#_x0000_t75" style="position:absolute;width:60267;height:32861;visibility:visible;mso-wrap-style:square">
                        <v:fill o:detectmouseclick="t"/>
                        <v:path o:connecttype="none"/>
                      </v:shape>
                      <v:rect id="Rectangle 4" o:spid="_x0000_s1054" style="position:absolute;left:9137;top:20110;width:43040;height:1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" fillcolor="#9cf">
                        <v:path arrowok="t"/>
                      </v:rect>
                      <v:shape id="Text Box 15927" o:spid="_x0000_s1055" type="#_x0000_t202" style="position:absolute;left:1657;top:14109;width:27781;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">
                        <v:path arrowok="t"/>
                        <v:textbox inset="2.36625mm,1.1831mm,2.36625mm,1.1831mm">
                          <w:txbxContent>
                            <w:p w14:paraId="388B349D" w14:textId="77777777" w:rsidR="00823210" w:rsidRPr="00C953AE" w:rsidRDefault="00823210" w:rsidP="00823210">
                              <w:pPr>
                                <w:rPr>
                                  <w:rFonts w:ascii="Arial" w:hAnsi="Arial" w:cs="Arial"/>
                                  <w:b/>
                                  <w:sz w:val="19"/>
                                  <w:szCs w:val="19"/>
                                </w:rPr>
                              </w:pPr>
                              <w:r w:rsidRPr="009677D7">
                                <w:rPr>
                                  <w:rFonts w:ascii="Arial" w:hAnsi="Arial" w:cs="Arial"/>
                                  <w:b/>
                                  <w:sz w:val="19"/>
                                  <w:szCs w:val="19"/>
                                </w:rPr>
                                <w:t>Pontoon</w:t>
                              </w:r>
                            </w:p>
                          </w:txbxContent>
                        </v:textbox>
                      </v:shape>
                      <v:line id="Line 7" o:spid="_x0000_s1056" style="position:absolute;visibility:visible;mso-wrap-style:square" from="12566,18116" to="26473,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">
                        <v:stroke endarrow="block"/>
                        <o:lock v:ext="edit" shapetype="f"/>
                      </v:line>
                      <v:shape id="Text Box 17" o:spid="_x0000_s1057" type="#_x0000_t202" style="position:absolute;left:14008;top:571;width:36271;height:6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">
                        <v:path arrowok="t"/>
                        <v:textbox inset="2.36625mm,1.1831mm,2.36625mm,1.1831mm">
                          <w:txbxContent>
                            <w:p w14:paraId="4F6E4420"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 xml:space="preserve">Bridge </w:t>
                              </w:r>
                              <w:r w:rsidRPr="00823210">
                                <w:rPr>
                                  <w:rFonts w:ascii="Arial" w:hAnsi="Arial" w:cs="Arial"/>
                                  <w:sz w:val="19"/>
                                  <w:szCs w:val="20"/>
                                  <w:lang w:val="en-US"/>
                                </w:rPr>
                                <w:t>feature (surface): Geometry of all components</w:t>
                              </w:r>
                            </w:p>
                            <w:p w14:paraId="54385857" w14:textId="77777777" w:rsidR="00823210" w:rsidRPr="007A066E" w:rsidRDefault="00823210" w:rsidP="00823210">
                              <w:pPr>
                                <w:rPr>
                                  <w:rFonts w:ascii="Arial" w:hAnsi="Arial" w:cs="Arial"/>
                                  <w:sz w:val="19"/>
                                  <w:szCs w:val="19"/>
                                  <w:lang w:val="en-GB"/>
                                </w:rPr>
                              </w:pPr>
                              <w:r w:rsidRPr="007A066E">
                                <w:rPr>
                                  <w:rFonts w:ascii="Arial" w:hAnsi="Arial" w:cs="Arial"/>
                                  <w:sz w:val="19"/>
                                  <w:szCs w:val="19"/>
                                  <w:lang w:val="en-GB"/>
                                </w:rPr>
                                <w:t xml:space="preserve">bridge construction = </w:t>
                              </w:r>
                              <w:r w:rsidRPr="007A066E">
                                <w:rPr>
                                  <w:rFonts w:ascii="Arial" w:hAnsi="Arial" w:cs="Arial"/>
                                  <w:i/>
                                  <w:sz w:val="19"/>
                                  <w:szCs w:val="19"/>
                                  <w:lang w:val="en-GB"/>
                                </w:rPr>
                                <w:t>3</w:t>
                              </w:r>
                              <w:r w:rsidRPr="007A066E">
                                <w:rPr>
                                  <w:rFonts w:ascii="Arial" w:hAnsi="Arial" w:cs="Arial"/>
                                  <w:sz w:val="19"/>
                                  <w:szCs w:val="19"/>
                                  <w:lang w:val="en-GB"/>
                                </w:rPr>
                                <w:t xml:space="preserve"> (pontoon bridge)</w:t>
                              </w:r>
                            </w:p>
                            <w:p w14:paraId="10A1DDD8"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 xml:space="preserve">feature name = </w:t>
                              </w:r>
                              <w:r w:rsidRPr="00823210">
                                <w:rPr>
                                  <w:rFonts w:ascii="Arial" w:hAnsi="Arial" w:cs="Arial"/>
                                  <w:i/>
                                  <w:sz w:val="19"/>
                                  <w:szCs w:val="20"/>
                                  <w:lang w:val="en-US"/>
                                </w:rPr>
                                <w:t>Grolsch Bridge</w:t>
                              </w:r>
                            </w:p>
                            <w:p w14:paraId="2CC871F3" w14:textId="77777777" w:rsidR="00823210" w:rsidRDefault="00823210" w:rsidP="00823210">
                              <w:pPr>
                                <w:rPr>
                                  <w:rFonts w:ascii="Arial" w:hAnsi="Arial" w:cs="Arial"/>
                                  <w:i/>
                                  <w:sz w:val="19"/>
                                  <w:szCs w:val="20"/>
                                </w:rPr>
                              </w:pPr>
                              <w:r>
                                <w:rPr>
                                  <w:rFonts w:ascii="Arial" w:hAnsi="Arial" w:cs="Arial"/>
                                  <w:sz w:val="19"/>
                                  <w:szCs w:val="20"/>
                                </w:rPr>
                                <w:t xml:space="preserve">opening bridge = </w:t>
                              </w:r>
                              <w:r>
                                <w:rPr>
                                  <w:rFonts w:ascii="Arial" w:hAnsi="Arial" w:cs="Arial"/>
                                  <w:i/>
                                  <w:sz w:val="19"/>
                                  <w:szCs w:val="20"/>
                                </w:rPr>
                                <w:t>False</w:t>
                              </w:r>
                            </w:p>
                            <w:p w14:paraId="20C83FE3" w14:textId="77777777" w:rsidR="00823210" w:rsidRPr="00DB3A94" w:rsidRDefault="00823210" w:rsidP="00823210">
                              <w:pPr>
                                <w:rPr>
                                  <w:rFonts w:ascii="Arial" w:hAnsi="Arial" w:cs="Arial"/>
                                  <w:i/>
                                  <w:sz w:val="19"/>
                                  <w:szCs w:val="20"/>
                                </w:rPr>
                              </w:pPr>
                            </w:p>
                            <w:p w14:paraId="3D479B51" w14:textId="77777777" w:rsidR="00823210" w:rsidRPr="00F119D4" w:rsidRDefault="00823210" w:rsidP="00823210">
                              <w:pPr>
                                <w:rPr>
                                  <w:rFonts w:ascii="Arial" w:hAnsi="Arial" w:cs="Arial"/>
                                  <w:sz w:val="19"/>
                                  <w:szCs w:val="20"/>
                                </w:rPr>
                              </w:pPr>
                            </w:p>
                          </w:txbxContent>
                        </v:textbox>
                      </v:shape>
                      <v:line id="Line 18" o:spid="_x0000_s1058" style="position:absolute;visibility:visible;mso-wrap-style:square" from="30073,7226" to="30143,22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">
                        <v:stroke endarrow="block"/>
                        <o:lock v:ext="edit" shapetype="f"/>
                      </v:line>
                      <v:line id="Line 15931" o:spid="_x0000_s1059" style="position:absolute;visibility:visible;mso-wrap-style:square" from="39909,7239" to="41103,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" strokecolor="red">
                        <v:stroke endarrow="block"/>
                        <o:lock v:ext="edit" shapetype="f"/>
                      </v:line>
                      <v:oval id="Oval 25" o:spid="_x0000_s1060" style="position:absolute;left:9709;top:21145;width:2432;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" fillcolor="#767171" strokecolor="#41719c" strokeweight="1pt">
                        <v:stroke joinstyle="miter"/>
                        <v:path arrowok="t"/>
                      </v:oval>
                      <v:oval id="Oval 29" o:spid="_x0000_s1061" style="position:absolute;left:42106;top:21069;width:2432;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" fillcolor="#767171" strokecolor="#41719c" strokeweight="1pt">
                        <v:stroke joinstyle="miter"/>
                        <v:path arrowok="t"/>
                      </v:oval>
                      <v:oval id="Oval 31" o:spid="_x0000_s1062" style="position:absolute;left:25774;top:21145;width:2432;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" fillcolor="#767171" strokecolor="#41719c" strokeweight="1pt">
                        <v:stroke joinstyle="miter"/>
                        <v:path arrowok="t"/>
                      </v:oval>
                      <v:rect id="Rectangle 8" o:spid="_x0000_s1063" style="position:absolute;left:9302;top:22745;width:42552;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">
                        <v:path arrowok="t"/>
                      </v:rect>
                      <v:rect id="Rectangle 9" o:spid="_x0000_s1064" style="position:absolute;left:9461;top:23025;width:42069;height:5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" fillcolor="#c90">
                        <v:fill opacity="17733f"/>
                        <v:stroke dashstyle="dashDot"/>
                        <v:path arrowok="t"/>
                      </v:rect>
                      <v:line id="Line 23" o:spid="_x0000_s1065" style="position:absolute;flip:x;visibility:visible;mso-wrap-style:square" from="43865,18859" to="48006,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">
                        <v:stroke endarrow="block"/>
                        <o:lock v:ext="edit" shapetype="f"/>
                      </v:line>
                      <v:line id="Line 18" o:spid="_x0000_s1066" style="position:absolute;flip:x;visibility:visible;mso-wrap-style:square" from="18408,7321" to="22593,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" strokecolor="red">
                        <v:stroke endarrow="block"/>
                        <o:lock v:ext="edit" shapetype="f"/>
                      </v:line>
                      <v:shape id="Text Box 26" o:spid="_x0000_s1067" type="#_x0000_t202" style="position:absolute;left:20828;top:8255;width:20897;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">
                        <v:path arrowok="t"/>
                        <v:textbox inset="2.36625mm,1.1831mm,2.36625mm,1.1831mm">
                          <w:txbxContent>
                            <w:p w14:paraId="7F1E4093" w14:textId="77777777" w:rsidR="00823210" w:rsidRPr="00823210" w:rsidRDefault="00823210" w:rsidP="00823210">
                              <w:pPr>
                                <w:jc w:val="center"/>
                                <w:rPr>
                                  <w:rFonts w:ascii="Arial" w:hAnsi="Arial" w:cs="Arial"/>
                                  <w:i/>
                                  <w:sz w:val="23"/>
                                  <w:lang w:val="en-US"/>
                                </w:rPr>
                              </w:pPr>
                              <w:r w:rsidRPr="00823210">
                                <w:rPr>
                                  <w:rFonts w:ascii="Arial" w:hAnsi="Arial" w:cs="Arial"/>
                                  <w:i/>
                                  <w:sz w:val="23"/>
                                  <w:lang w:val="en-US"/>
                                </w:rPr>
                                <w:t>The Component(s)</w:t>
                              </w:r>
                            </w:p>
                            <w:p w14:paraId="46A0328D" w14:textId="77777777" w:rsidR="00823210" w:rsidRPr="00823210" w:rsidRDefault="00823210" w:rsidP="00823210">
                              <w:pPr>
                                <w:jc w:val="center"/>
                                <w:rPr>
                                  <w:rFonts w:ascii="Arial" w:hAnsi="Arial" w:cs="Arial"/>
                                  <w:i/>
                                  <w:sz w:val="18"/>
                                  <w:szCs w:val="18"/>
                                  <w:lang w:val="en-US"/>
                                </w:rPr>
                              </w:pPr>
                              <w:r w:rsidRPr="00823210">
                                <w:rPr>
                                  <w:rFonts w:ascii="Arial" w:hAnsi="Arial" w:cs="Arial"/>
                                  <w:i/>
                                  <w:sz w:val="18"/>
                                  <w:szCs w:val="18"/>
                                  <w:lang w:val="en-US"/>
                                </w:rPr>
                                <w:t>(associated by Bridge Aggregation)</w:t>
                              </w:r>
                            </w:p>
                          </w:txbxContent>
                        </v:textbox>
                      </v:shape>
                      <v:line id="Line 7" o:spid="_x0000_s1068" style="position:absolute;visibility:visible;mso-wrap-style:square" from="4260,18288" to="10382,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">
                        <v:stroke endarrow="block"/>
                        <o:lock v:ext="edit" shapetype="f"/>
                      </v:line>
                      <v:line id="Line 7" o:spid="_x0000_s1069" style="position:absolute;visibility:visible;mso-wrap-style:square" from="27844,18243" to="42989,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">
                        <v:stroke endarrow="block"/>
                        <o:lock v:ext="edit" shapetype="f"/>
                      </v:line>
                      <v:shape id="Text Box 15" o:spid="_x0000_s1070" type="#_x0000_t202" style="position:absolute;left:31540;top:14071;width:23851;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">
                        <v:path arrowok="t"/>
                        <v:textbox inset="2.36625mm,1.1831mm,2.36625mm,1.1831mm">
                          <w:txbxContent>
                            <w:p w14:paraId="0AC01B53"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Fixed</w:t>
                              </w:r>
                            </w:p>
                            <w:p w14:paraId="06E4F94D" w14:textId="77777777" w:rsidR="00823210" w:rsidRPr="00823210" w:rsidRDefault="00823210" w:rsidP="00823210">
                              <w:pPr>
                                <w:rPr>
                                  <w:rFonts w:ascii="Arial" w:hAnsi="Arial" w:cs="Arial"/>
                                  <w:sz w:val="19"/>
                                  <w:szCs w:val="20"/>
                                  <w:lang w:val="en-US"/>
                                </w:rPr>
                              </w:pPr>
                              <w:r w:rsidRPr="00B63849">
                                <w:rPr>
                                  <w:rFonts w:ascii="Arial" w:hAnsi="Arial" w:cs="Arial"/>
                                  <w:sz w:val="18"/>
                                  <w:szCs w:val="18"/>
                                  <w:lang w:val="en-GB"/>
                                </w:rPr>
                                <w:t>vertical clearance fixed</w:t>
                              </w:r>
                            </w:p>
                            <w:p w14:paraId="193CB0A7" w14:textId="77777777" w:rsidR="00823210" w:rsidRPr="00823210" w:rsidRDefault="00823210" w:rsidP="00823210">
                              <w:pPr>
                                <w:ind w:firstLine="708"/>
                                <w:rPr>
                                  <w:rFonts w:ascii="Arial" w:hAnsi="Arial" w:cs="Arial"/>
                                  <w:sz w:val="19"/>
                                  <w:szCs w:val="20"/>
                                  <w:lang w:val="en-US"/>
                                </w:rPr>
                              </w:pPr>
                              <w:r w:rsidRPr="00823210">
                                <w:rPr>
                                  <w:rFonts w:ascii="Arial" w:hAnsi="Arial" w:cs="Arial"/>
                                  <w:sz w:val="19"/>
                                  <w:szCs w:val="20"/>
                                  <w:lang w:val="en-US"/>
                                </w:rPr>
                                <w:t xml:space="preserve">vertical clearance value = </w:t>
                              </w:r>
                              <w:r w:rsidRPr="00823210">
                                <w:rPr>
                                  <w:rFonts w:ascii="Arial" w:hAnsi="Arial" w:cs="Arial"/>
                                  <w:i/>
                                  <w:sz w:val="19"/>
                                  <w:szCs w:val="20"/>
                                  <w:lang w:val="en-US"/>
                                </w:rPr>
                                <w:t>0.0</w:t>
                              </w:r>
                            </w:p>
                          </w:txbxContent>
                        </v:textbox>
                      </v:shape>
                      <w10:wrap type="topAndBottom"/>
                    </v:group>
                  </w:pict>
                </mc:Fallback>
              </mc:AlternateContent>
            </w:r>
            <w:r>
              <w:rPr>
                <w:rFonts w:ascii="Arial" w:hAnsi="Arial" w:cs="Arial"/>
                <w:b/>
                <w:sz w:val="20"/>
                <w:u w:val="single"/>
                <w:lang w:val="en-GB"/>
              </w:rPr>
              <w:t>PONTOON</w:t>
            </w:r>
            <w:r w:rsidRPr="00B63849">
              <w:rPr>
                <w:rFonts w:ascii="Arial" w:hAnsi="Arial" w:cs="Arial"/>
                <w:b/>
                <w:sz w:val="20"/>
                <w:u w:val="single"/>
                <w:lang w:val="en-GB"/>
              </w:rPr>
              <w:t xml:space="preserve"> BRIDGE</w:t>
            </w:r>
            <w:r>
              <w:rPr>
                <w:rFonts w:ascii="Arial" w:hAnsi="Arial" w:cs="Arial"/>
                <w:b/>
                <w:sz w:val="20"/>
                <w:u w:val="single"/>
                <w:lang w:val="en-GB"/>
              </w:rPr>
              <w:t xml:space="preserve"> (Fixed)</w:t>
            </w:r>
          </w:p>
          <w:p w14:paraId="3F2E916A" w14:textId="77777777" w:rsidR="00823210" w:rsidRPr="00B63849" w:rsidRDefault="00823210" w:rsidP="00823210">
            <w:pPr>
              <w:pStyle w:val="Plattetekst"/>
              <w:spacing w:before="120" w:after="120"/>
              <w:jc w:val="center"/>
              <w:rPr>
                <w:b/>
                <w:i/>
                <w:sz w:val="18"/>
                <w:szCs w:val="18"/>
                <w:lang w:val="en-GB"/>
              </w:rPr>
            </w:pPr>
            <w:r w:rsidRPr="00B63849">
              <w:rPr>
                <w:b/>
                <w:i/>
                <w:sz w:val="18"/>
                <w:szCs w:val="18"/>
                <w:lang w:val="en-GB"/>
              </w:rPr>
              <w:t>Figure 6-</w:t>
            </w:r>
            <w:r>
              <w:rPr>
                <w:b/>
                <w:i/>
                <w:sz w:val="18"/>
                <w:szCs w:val="18"/>
                <w:lang w:val="en-GB"/>
              </w:rPr>
              <w:t>4</w:t>
            </w:r>
            <w:r w:rsidRPr="00B63849">
              <w:rPr>
                <w:b/>
                <w:i/>
                <w:sz w:val="18"/>
                <w:szCs w:val="18"/>
                <w:lang w:val="en-GB"/>
              </w:rPr>
              <w:t xml:space="preserve"> </w:t>
            </w:r>
            <w:r>
              <w:rPr>
                <w:b/>
                <w:i/>
                <w:sz w:val="18"/>
                <w:szCs w:val="18"/>
                <w:lang w:val="en-GB"/>
              </w:rPr>
              <w:t>–</w:t>
            </w:r>
            <w:r w:rsidRPr="00B63849">
              <w:rPr>
                <w:b/>
                <w:i/>
                <w:sz w:val="18"/>
                <w:szCs w:val="18"/>
                <w:lang w:val="en-GB"/>
              </w:rPr>
              <w:t xml:space="preserve"> </w:t>
            </w:r>
            <w:r>
              <w:rPr>
                <w:b/>
                <w:i/>
                <w:sz w:val="18"/>
                <w:szCs w:val="18"/>
                <w:lang w:val="en-GB"/>
              </w:rPr>
              <w:t>Pontoon</w:t>
            </w:r>
            <w:r w:rsidRPr="00B63849">
              <w:rPr>
                <w:b/>
                <w:i/>
                <w:sz w:val="18"/>
                <w:szCs w:val="18"/>
                <w:lang w:val="en-GB"/>
              </w:rPr>
              <w:t xml:space="preserve"> bridge</w:t>
            </w:r>
            <w:r>
              <w:rPr>
                <w:b/>
                <w:i/>
                <w:sz w:val="18"/>
                <w:szCs w:val="18"/>
                <w:lang w:val="en-GB"/>
              </w:rPr>
              <w:t xml:space="preserve"> (fixed)</w:t>
            </w:r>
            <w:r w:rsidRPr="00B63849">
              <w:rPr>
                <w:b/>
                <w:i/>
                <w:sz w:val="18"/>
                <w:szCs w:val="18"/>
                <w:lang w:val="en-GB"/>
              </w:rPr>
              <w:t xml:space="preserve"> – Example </w:t>
            </w:r>
          </w:p>
          <w:p w14:paraId="788D6081" w14:textId="77777777" w:rsidR="00823210" w:rsidRDefault="00823210" w:rsidP="00823210">
            <w:pPr>
              <w:jc w:val="center"/>
              <w:rPr>
                <w:rFonts w:ascii="Arial" w:hAnsi="Arial" w:cs="Arial"/>
                <w:b/>
                <w:sz w:val="20"/>
                <w:u w:val="single"/>
                <w:lang w:val="en-GB"/>
              </w:rPr>
            </w:pPr>
            <w:r>
              <w:rPr>
                <w:noProof/>
              </w:rPr>
              <w:lastRenderedPageBreak/>
              <mc:AlternateContent>
                <mc:Choice Requires="wpc">
                  <w:drawing>
                    <wp:anchor distT="0" distB="0" distL="114300" distR="114300" simplePos="0" relativeHeight="251661312" behindDoc="0" locked="0" layoutInCell="1" allowOverlap="1" wp14:anchorId="502FC55C" wp14:editId="53B331DD">
                      <wp:simplePos x="0" y="0"/>
                      <wp:positionH relativeFrom="column">
                        <wp:align>center</wp:align>
                      </wp:positionH>
                      <wp:positionV relativeFrom="paragraph">
                        <wp:posOffset>223520</wp:posOffset>
                      </wp:positionV>
                      <wp:extent cx="6026785" cy="5129530"/>
                      <wp:effectExtent l="0" t="0" r="0" b="0"/>
                      <wp:wrapTopAndBottom/>
                      <wp:docPr id="15943" name="Papier 1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86182941" name="Rectangle 4"/>
                              <wps:cNvSpPr>
                                <a:spLocks/>
                              </wps:cNvSpPr>
                              <wps:spPr bwMode="auto">
                                <a:xfrm>
                                  <a:off x="503907" y="3163719"/>
                                  <a:ext cx="4304261" cy="1195907"/>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1856834655" name="Text Box 15946"/>
                              <wps:cNvSpPr txBox="1">
                                <a:spLocks/>
                              </wps:cNvSpPr>
                              <wps:spPr bwMode="auto">
                                <a:xfrm>
                                  <a:off x="230503" y="1538209"/>
                                  <a:ext cx="2641237" cy="1357408"/>
                                </a:xfrm>
                                <a:prstGeom prst="rect">
                                  <a:avLst/>
                                </a:prstGeom>
                                <a:solidFill>
                                  <a:srgbClr val="FFFFFF"/>
                                </a:solidFill>
                                <a:ln w="9525">
                                  <a:solidFill>
                                    <a:srgbClr val="000000"/>
                                  </a:solidFill>
                                  <a:miter lim="800000"/>
                                  <a:headEnd/>
                                  <a:tailEnd/>
                                </a:ln>
                              </wps:spPr>
                              <wps:txbx>
                                <w:txbxContent>
                                  <w:p w14:paraId="4851BA8E"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Opening</w:t>
                                    </w:r>
                                  </w:p>
                                  <w:p w14:paraId="026EA2CC"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vertical clearance open</w:t>
                                    </w:r>
                                  </w:p>
                                  <w:p w14:paraId="69680AFA" w14:textId="77777777" w:rsidR="00823210" w:rsidRPr="00823210" w:rsidRDefault="00823210" w:rsidP="00823210">
                                    <w:pPr>
                                      <w:rPr>
                                        <w:rFonts w:ascii="Arial" w:hAnsi="Arial" w:cs="Arial"/>
                                        <w:i/>
                                        <w:sz w:val="19"/>
                                        <w:szCs w:val="20"/>
                                        <w:lang w:val="en-US"/>
                                      </w:rPr>
                                    </w:pPr>
                                    <w:r w:rsidRPr="00823210">
                                      <w:rPr>
                                        <w:rFonts w:ascii="Arial" w:hAnsi="Arial" w:cs="Arial"/>
                                        <w:sz w:val="19"/>
                                        <w:szCs w:val="20"/>
                                        <w:lang w:val="en-US"/>
                                      </w:rPr>
                                      <w:tab/>
                                      <w:t xml:space="preserve">vertical clearance unlimited = </w:t>
                                    </w:r>
                                    <w:r w:rsidRPr="00823210">
                                      <w:rPr>
                                        <w:rFonts w:ascii="Arial" w:hAnsi="Arial" w:cs="Arial"/>
                                        <w:i/>
                                        <w:sz w:val="19"/>
                                        <w:szCs w:val="20"/>
                                        <w:lang w:val="en-US"/>
                                      </w:rPr>
                                      <w:t>True</w:t>
                                    </w:r>
                                  </w:p>
                                  <w:p w14:paraId="577A12BB"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vertical clearance closed</w:t>
                                    </w:r>
                                  </w:p>
                                  <w:p w14:paraId="012D6EB9"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ab/>
                                      <w:t xml:space="preserve">vertical clearance value = </w:t>
                                    </w:r>
                                    <w:r w:rsidRPr="00823210">
                                      <w:rPr>
                                        <w:rFonts w:ascii="Arial" w:hAnsi="Arial" w:cs="Arial"/>
                                        <w:i/>
                                        <w:sz w:val="19"/>
                                        <w:szCs w:val="20"/>
                                        <w:lang w:val="en-US"/>
                                      </w:rPr>
                                      <w:t>7.0</w:t>
                                    </w:r>
                                  </w:p>
                                  <w:p w14:paraId="46FD5A11"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ab/>
                                      <w:t xml:space="preserve">vertical uncertainty = </w:t>
                                    </w:r>
                                    <w:r w:rsidRPr="00823210">
                                      <w:rPr>
                                        <w:rFonts w:ascii="Arial" w:hAnsi="Arial" w:cs="Arial"/>
                                        <w:i/>
                                        <w:sz w:val="19"/>
                                        <w:szCs w:val="20"/>
                                        <w:lang w:val="en-US"/>
                                      </w:rPr>
                                      <w:t>0.5</w:t>
                                    </w:r>
                                    <w:r w:rsidRPr="00823210">
                                      <w:rPr>
                                        <w:rFonts w:ascii="Arial" w:hAnsi="Arial" w:cs="Arial"/>
                                        <w:sz w:val="19"/>
                                        <w:szCs w:val="20"/>
                                        <w:lang w:val="en-US"/>
                                      </w:rPr>
                                      <w:t xml:space="preserve"> </w:t>
                                    </w:r>
                                  </w:p>
                                  <w:p w14:paraId="00751420" w14:textId="77777777" w:rsidR="00823210" w:rsidRDefault="00823210" w:rsidP="00823210">
                                    <w:pPr>
                                      <w:rPr>
                                        <w:rFonts w:ascii="Arial" w:hAnsi="Arial" w:cs="Arial"/>
                                        <w:sz w:val="18"/>
                                        <w:szCs w:val="18"/>
                                        <w:lang w:val="en-GB"/>
                                      </w:rPr>
                                    </w:pPr>
                                    <w:r w:rsidRPr="00B63849">
                                      <w:rPr>
                                        <w:rFonts w:ascii="Arial" w:hAnsi="Arial" w:cs="Arial"/>
                                        <w:sz w:val="18"/>
                                        <w:szCs w:val="18"/>
                                        <w:lang w:val="en-GB"/>
                                      </w:rPr>
                                      <w:t>horizontal clearance fixed</w:t>
                                    </w:r>
                                  </w:p>
                                  <w:p w14:paraId="2691B551" w14:textId="77777777" w:rsidR="00823210" w:rsidRDefault="00823210" w:rsidP="00823210">
                                    <w:pPr>
                                      <w:ind w:firstLine="708"/>
                                      <w:rPr>
                                        <w:rFonts w:ascii="Arial" w:hAnsi="Arial" w:cs="Arial"/>
                                        <w:i/>
                                        <w:sz w:val="19"/>
                                        <w:szCs w:val="19"/>
                                        <w:lang w:val="en-GB"/>
                                      </w:rPr>
                                    </w:pPr>
                                    <w:r w:rsidRPr="00B63849">
                                      <w:rPr>
                                        <w:rFonts w:ascii="Arial" w:hAnsi="Arial" w:cs="Arial"/>
                                        <w:sz w:val="18"/>
                                        <w:szCs w:val="18"/>
                                        <w:lang w:val="en-GB"/>
                                      </w:rPr>
                                      <w:t>horizontal clearance value</w:t>
                                    </w:r>
                                    <w:r>
                                      <w:rPr>
                                        <w:rFonts w:ascii="Arial" w:hAnsi="Arial" w:cs="Arial"/>
                                        <w:sz w:val="18"/>
                                        <w:szCs w:val="18"/>
                                        <w:lang w:val="en-GB"/>
                                      </w:rPr>
                                      <w:t xml:space="preserve"> = </w:t>
                                    </w:r>
                                    <w:r w:rsidRPr="00470A61">
                                      <w:rPr>
                                        <w:rFonts w:ascii="Arial" w:hAnsi="Arial" w:cs="Arial"/>
                                        <w:i/>
                                        <w:sz w:val="19"/>
                                        <w:szCs w:val="19"/>
                                        <w:lang w:val="en-GB"/>
                                      </w:rPr>
                                      <w:t>60.0</w:t>
                                    </w:r>
                                  </w:p>
                                  <w:p w14:paraId="3EE5A5EA"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 xml:space="preserve">vertical datum = </w:t>
                                    </w:r>
                                    <w:r w:rsidRPr="00823210">
                                      <w:rPr>
                                        <w:rFonts w:ascii="Arial" w:hAnsi="Arial" w:cs="Arial"/>
                                        <w:i/>
                                        <w:sz w:val="19"/>
                                        <w:szCs w:val="20"/>
                                        <w:lang w:val="en-US"/>
                                      </w:rPr>
                                      <w:t xml:space="preserve">3 </w:t>
                                    </w:r>
                                    <w:r w:rsidRPr="00823210">
                                      <w:rPr>
                                        <w:rFonts w:ascii="Arial" w:hAnsi="Arial" w:cs="Arial"/>
                                        <w:sz w:val="19"/>
                                        <w:szCs w:val="20"/>
                                        <w:lang w:val="en-US"/>
                                      </w:rPr>
                                      <w:t>(Mean Sea Level)</w:t>
                                    </w:r>
                                  </w:p>
                                </w:txbxContent>
                              </wps:txbx>
                              <wps:bodyPr rot="0" vert="horz" wrap="square" lIns="85185" tIns="42592" rIns="85185" bIns="42592" anchor="t" anchorCtr="0" upright="1">
                                <a:noAutofit/>
                              </wps:bodyPr>
                            </wps:wsp>
                            <wps:wsp>
                              <wps:cNvPr id="363470037" name="Text Box 15947"/>
                              <wps:cNvSpPr txBox="1">
                                <a:spLocks/>
                              </wps:cNvSpPr>
                              <wps:spPr bwMode="auto">
                                <a:xfrm>
                                  <a:off x="1070715" y="4601827"/>
                                  <a:ext cx="2777739" cy="415402"/>
                                </a:xfrm>
                                <a:prstGeom prst="rect">
                                  <a:avLst/>
                                </a:prstGeom>
                                <a:solidFill>
                                  <a:srgbClr val="FFFFFF"/>
                                </a:solidFill>
                                <a:ln w="9525">
                                  <a:solidFill>
                                    <a:srgbClr val="000000"/>
                                  </a:solidFill>
                                  <a:miter lim="800000"/>
                                  <a:headEnd/>
                                  <a:tailEnd/>
                                </a:ln>
                              </wps:spPr>
                              <wps:txbx>
                                <w:txbxContent>
                                  <w:p w14:paraId="0B1ADDE9" w14:textId="77777777" w:rsidR="00823210" w:rsidRPr="002638D5" w:rsidRDefault="00823210" w:rsidP="00823210">
                                    <w:pPr>
                                      <w:autoSpaceDE w:val="0"/>
                                      <w:autoSpaceDN w:val="0"/>
                                      <w:adjustRightInd w:val="0"/>
                                      <w:rPr>
                                        <w:rFonts w:ascii="Arial" w:eastAsia="Calibri" w:hAnsi="Arial" w:cs="Arial"/>
                                        <w:color w:val="000000"/>
                                        <w:sz w:val="19"/>
                                        <w:szCs w:val="19"/>
                                        <w:lang w:val="en-GB"/>
                                      </w:rPr>
                                    </w:pPr>
                                    <w:r w:rsidRPr="002638D5">
                                      <w:rPr>
                                        <w:rFonts w:ascii="Arial" w:eastAsia="Calibri" w:hAnsi="Arial" w:cs="Arial"/>
                                        <w:b/>
                                        <w:bCs/>
                                        <w:color w:val="000000"/>
                                        <w:sz w:val="19"/>
                                        <w:szCs w:val="19"/>
                                        <w:lang w:val="en-GB"/>
                                      </w:rPr>
                                      <w:t xml:space="preserve">Pylon/Bridge Support </w:t>
                                    </w:r>
                                  </w:p>
                                  <w:p w14:paraId="20BFF1FD" w14:textId="77777777" w:rsidR="00823210" w:rsidRPr="00823210" w:rsidRDefault="00823210" w:rsidP="00823210">
                                    <w:pPr>
                                      <w:rPr>
                                        <w:rFonts w:ascii="Arial" w:hAnsi="Arial" w:cs="Arial"/>
                                        <w:sz w:val="19"/>
                                        <w:szCs w:val="19"/>
                                        <w:lang w:val="en-US"/>
                                      </w:rPr>
                                    </w:pPr>
                                    <w:r w:rsidRPr="00823210">
                                      <w:rPr>
                                        <w:rFonts w:ascii="Arial" w:eastAsia="Calibri" w:hAnsi="Arial" w:cs="Arial"/>
                                        <w:color w:val="000000"/>
                                        <w:sz w:val="19"/>
                                        <w:szCs w:val="19"/>
                                        <w:lang w:val="en-US"/>
                                      </w:rPr>
                                      <w:t xml:space="preserve">category of pylon = </w:t>
                                    </w:r>
                                    <w:r w:rsidRPr="00823210">
                                      <w:rPr>
                                        <w:rFonts w:ascii="Arial" w:eastAsia="Calibri" w:hAnsi="Arial" w:cs="Arial"/>
                                        <w:i/>
                                        <w:iCs/>
                                        <w:color w:val="000000"/>
                                        <w:sz w:val="19"/>
                                        <w:szCs w:val="19"/>
                                        <w:lang w:val="en-US"/>
                                      </w:rPr>
                                      <w:t xml:space="preserve">4 </w:t>
                                    </w:r>
                                    <w:r w:rsidRPr="00823210">
                                      <w:rPr>
                                        <w:rFonts w:ascii="Arial" w:eastAsia="Calibri" w:hAnsi="Arial" w:cs="Arial"/>
                                        <w:color w:val="000000"/>
                                        <w:sz w:val="19"/>
                                        <w:szCs w:val="19"/>
                                        <w:lang w:val="en-US"/>
                                      </w:rPr>
                                      <w:t>(bridge pylon/tower)</w:t>
                                    </w:r>
                                  </w:p>
                                </w:txbxContent>
                              </wps:txbx>
                              <wps:bodyPr rot="0" vert="horz" wrap="square" lIns="85185" tIns="42592" rIns="85185" bIns="42592" anchor="t" anchorCtr="0" upright="1">
                                <a:noAutofit/>
                              </wps:bodyPr>
                            </wps:wsp>
                            <wps:wsp>
                              <wps:cNvPr id="1214428402" name="Text Box 15"/>
                              <wps:cNvSpPr txBox="1">
                                <a:spLocks/>
                              </wps:cNvSpPr>
                              <wps:spPr bwMode="auto">
                                <a:xfrm>
                                  <a:off x="3210945" y="1988412"/>
                                  <a:ext cx="2385134" cy="802405"/>
                                </a:xfrm>
                                <a:prstGeom prst="rect">
                                  <a:avLst/>
                                </a:prstGeom>
                                <a:solidFill>
                                  <a:srgbClr val="FFFFFF"/>
                                </a:solidFill>
                                <a:ln w="9525">
                                  <a:solidFill>
                                    <a:srgbClr val="000000"/>
                                  </a:solidFill>
                                  <a:miter lim="800000"/>
                                  <a:headEnd/>
                                  <a:tailEnd/>
                                </a:ln>
                              </wps:spPr>
                              <wps:txbx>
                                <w:txbxContent>
                                  <w:p w14:paraId="7EB32F2E"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Fixed</w:t>
                                    </w:r>
                                  </w:p>
                                  <w:p w14:paraId="3B25E15C" w14:textId="77777777" w:rsidR="00823210" w:rsidRPr="00823210" w:rsidRDefault="00823210" w:rsidP="00823210">
                                    <w:pPr>
                                      <w:rPr>
                                        <w:rFonts w:ascii="Arial" w:hAnsi="Arial" w:cs="Arial"/>
                                        <w:sz w:val="19"/>
                                        <w:szCs w:val="20"/>
                                        <w:lang w:val="en-US"/>
                                      </w:rPr>
                                    </w:pPr>
                                    <w:r w:rsidRPr="00B63849">
                                      <w:rPr>
                                        <w:rFonts w:ascii="Arial" w:hAnsi="Arial" w:cs="Arial"/>
                                        <w:sz w:val="18"/>
                                        <w:szCs w:val="18"/>
                                        <w:lang w:val="en-GB"/>
                                      </w:rPr>
                                      <w:t>vertical clearance fixed</w:t>
                                    </w:r>
                                  </w:p>
                                  <w:p w14:paraId="3743649C" w14:textId="77777777" w:rsidR="00823210" w:rsidRPr="00823210" w:rsidRDefault="00823210" w:rsidP="00823210">
                                    <w:pPr>
                                      <w:ind w:firstLine="708"/>
                                      <w:rPr>
                                        <w:rFonts w:ascii="Arial" w:hAnsi="Arial" w:cs="Arial"/>
                                        <w:sz w:val="19"/>
                                        <w:szCs w:val="20"/>
                                        <w:lang w:val="en-US"/>
                                      </w:rPr>
                                    </w:pPr>
                                    <w:r w:rsidRPr="00823210">
                                      <w:rPr>
                                        <w:rFonts w:ascii="Arial" w:hAnsi="Arial" w:cs="Arial"/>
                                        <w:sz w:val="19"/>
                                        <w:szCs w:val="20"/>
                                        <w:lang w:val="en-US"/>
                                      </w:rPr>
                                      <w:t xml:space="preserve">vertical clearance value = </w:t>
                                    </w:r>
                                    <w:r w:rsidRPr="00823210">
                                      <w:rPr>
                                        <w:rFonts w:ascii="Arial" w:hAnsi="Arial" w:cs="Arial"/>
                                        <w:i/>
                                        <w:sz w:val="19"/>
                                        <w:szCs w:val="20"/>
                                        <w:lang w:val="en-US"/>
                                      </w:rPr>
                                      <w:t>6.5</w:t>
                                    </w:r>
                                  </w:p>
                                  <w:p w14:paraId="2F777483" w14:textId="77777777" w:rsidR="00823210" w:rsidRPr="00823210" w:rsidRDefault="00823210" w:rsidP="00823210">
                                    <w:pPr>
                                      <w:ind w:firstLine="708"/>
                                      <w:rPr>
                                        <w:rFonts w:ascii="Arial" w:hAnsi="Arial" w:cs="Arial"/>
                                        <w:i/>
                                        <w:sz w:val="19"/>
                                        <w:szCs w:val="20"/>
                                        <w:lang w:val="en-US"/>
                                      </w:rPr>
                                    </w:pPr>
                                    <w:r w:rsidRPr="00823210">
                                      <w:rPr>
                                        <w:rFonts w:ascii="Arial" w:hAnsi="Arial" w:cs="Arial"/>
                                        <w:sz w:val="19"/>
                                        <w:szCs w:val="20"/>
                                        <w:lang w:val="en-US"/>
                                      </w:rPr>
                                      <w:t xml:space="preserve">vertical uncertainty = </w:t>
                                    </w:r>
                                    <w:r w:rsidRPr="00823210">
                                      <w:rPr>
                                        <w:rFonts w:ascii="Arial" w:hAnsi="Arial" w:cs="Arial"/>
                                        <w:i/>
                                        <w:sz w:val="19"/>
                                        <w:szCs w:val="20"/>
                                        <w:lang w:val="en-US"/>
                                      </w:rPr>
                                      <w:t>0.5</w:t>
                                    </w:r>
                                  </w:p>
                                  <w:p w14:paraId="14BD9624"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 xml:space="preserve">vertical datum = </w:t>
                                    </w:r>
                                    <w:r w:rsidRPr="00823210">
                                      <w:rPr>
                                        <w:rFonts w:ascii="Arial" w:hAnsi="Arial" w:cs="Arial"/>
                                        <w:i/>
                                        <w:sz w:val="19"/>
                                        <w:szCs w:val="20"/>
                                        <w:lang w:val="en-US"/>
                                      </w:rPr>
                                      <w:t xml:space="preserve">3 </w:t>
                                    </w:r>
                                    <w:r w:rsidRPr="00823210">
                                      <w:rPr>
                                        <w:rFonts w:ascii="Arial" w:hAnsi="Arial" w:cs="Arial"/>
                                        <w:sz w:val="19"/>
                                        <w:szCs w:val="20"/>
                                        <w:lang w:val="en-US"/>
                                      </w:rPr>
                                      <w:t>(Mean Sea Level)</w:t>
                                    </w:r>
                                  </w:p>
                                  <w:p w14:paraId="4835A0AB" w14:textId="77777777" w:rsidR="00823210" w:rsidRPr="00823210" w:rsidRDefault="00823210" w:rsidP="00823210">
                                    <w:pPr>
                                      <w:rPr>
                                        <w:rFonts w:ascii="Arial" w:hAnsi="Arial" w:cs="Arial"/>
                                        <w:sz w:val="19"/>
                                        <w:szCs w:val="20"/>
                                        <w:lang w:val="en-US"/>
                                      </w:rPr>
                                    </w:pPr>
                                  </w:p>
                                </w:txbxContent>
                              </wps:txbx>
                              <wps:bodyPr rot="0" vert="horz" wrap="square" lIns="85185" tIns="42592" rIns="85185" bIns="42592" anchor="t" anchorCtr="0" upright="1">
                                <a:noAutofit/>
                              </wps:bodyPr>
                            </wps:wsp>
                            <wps:wsp>
                              <wps:cNvPr id="1376287135" name="Text Box 17"/>
                              <wps:cNvSpPr txBox="1">
                                <a:spLocks/>
                              </wps:cNvSpPr>
                              <wps:spPr bwMode="auto">
                                <a:xfrm>
                                  <a:off x="1791325" y="85701"/>
                                  <a:ext cx="3627151" cy="685804"/>
                                </a:xfrm>
                                <a:prstGeom prst="rect">
                                  <a:avLst/>
                                </a:prstGeom>
                                <a:solidFill>
                                  <a:srgbClr val="FFFFFF"/>
                                </a:solidFill>
                                <a:ln w="9525">
                                  <a:solidFill>
                                    <a:srgbClr val="000000"/>
                                  </a:solidFill>
                                  <a:miter lim="800000"/>
                                  <a:headEnd/>
                                  <a:tailEnd/>
                                </a:ln>
                              </wps:spPr>
                              <wps:txbx>
                                <w:txbxContent>
                                  <w:p w14:paraId="4C61A5CC"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 xml:space="preserve">Bridge </w:t>
                                    </w:r>
                                    <w:r w:rsidRPr="00823210">
                                      <w:rPr>
                                        <w:rFonts w:ascii="Arial" w:hAnsi="Arial" w:cs="Arial"/>
                                        <w:sz w:val="19"/>
                                        <w:szCs w:val="20"/>
                                        <w:lang w:val="en-US"/>
                                      </w:rPr>
                                      <w:t>feature (surface): Geometry of all components</w:t>
                                    </w:r>
                                  </w:p>
                                  <w:p w14:paraId="59226F9B" w14:textId="77777777" w:rsidR="00823210" w:rsidRPr="001C48E7" w:rsidRDefault="00823210" w:rsidP="00823210">
                                    <w:pPr>
                                      <w:rPr>
                                        <w:rFonts w:ascii="Arial" w:hAnsi="Arial" w:cs="Arial"/>
                                        <w:color w:val="FF0000"/>
                                        <w:sz w:val="19"/>
                                        <w:szCs w:val="20"/>
                                        <w:lang w:val="en-US"/>
                                      </w:rPr>
                                    </w:pPr>
                                    <w:r w:rsidRPr="001C48E7">
                                      <w:rPr>
                                        <w:rFonts w:ascii="Arial" w:hAnsi="Arial" w:cs="Arial"/>
                                        <w:sz w:val="19"/>
                                        <w:szCs w:val="20"/>
                                        <w:lang w:val="en-US"/>
                                      </w:rPr>
                                      <w:t xml:space="preserve">category of opening bridge = </w:t>
                                    </w:r>
                                    <w:r>
                                      <w:rPr>
                                        <w:rFonts w:ascii="Arial" w:hAnsi="Arial" w:cs="Arial"/>
                                        <w:i/>
                                        <w:sz w:val="18"/>
                                        <w:szCs w:val="18"/>
                                        <w:lang w:val="en-GB"/>
                                      </w:rPr>
                                      <w:t>3</w:t>
                                    </w:r>
                                    <w:r>
                                      <w:rPr>
                                        <w:rFonts w:ascii="Arial" w:hAnsi="Arial" w:cs="Arial"/>
                                        <w:sz w:val="18"/>
                                        <w:szCs w:val="18"/>
                                        <w:lang w:val="en-GB"/>
                                      </w:rPr>
                                      <w:t xml:space="preserve"> (swing</w:t>
                                    </w:r>
                                    <w:r w:rsidRPr="00B63849">
                                      <w:rPr>
                                        <w:rFonts w:ascii="Arial" w:hAnsi="Arial" w:cs="Arial"/>
                                        <w:sz w:val="18"/>
                                        <w:szCs w:val="18"/>
                                        <w:lang w:val="en-GB"/>
                                      </w:rPr>
                                      <w:t xml:space="preserve"> bridge</w:t>
                                    </w:r>
                                    <w:r>
                                      <w:rPr>
                                        <w:rFonts w:ascii="Arial" w:hAnsi="Arial" w:cs="Arial"/>
                                        <w:sz w:val="18"/>
                                        <w:szCs w:val="18"/>
                                        <w:lang w:val="en-GB"/>
                                      </w:rPr>
                                      <w:t xml:space="preserve">) </w:t>
                                    </w:r>
                                  </w:p>
                                  <w:p w14:paraId="192067C0" w14:textId="77777777" w:rsidR="00823210" w:rsidRPr="00534DB8" w:rsidRDefault="00823210" w:rsidP="00823210">
                                    <w:pPr>
                                      <w:rPr>
                                        <w:rFonts w:ascii="Arial" w:hAnsi="Arial" w:cs="Arial"/>
                                        <w:sz w:val="19"/>
                                        <w:szCs w:val="20"/>
                                        <w:lang w:val="nl-NL"/>
                                      </w:rPr>
                                    </w:pPr>
                                    <w:r w:rsidRPr="00534DB8">
                                      <w:rPr>
                                        <w:rFonts w:ascii="Arial" w:hAnsi="Arial" w:cs="Arial"/>
                                        <w:sz w:val="19"/>
                                        <w:szCs w:val="20"/>
                                        <w:lang w:val="nl-NL"/>
                                      </w:rPr>
                                      <w:t xml:space="preserve">feature name = </w:t>
                                    </w:r>
                                    <w:r w:rsidRPr="00534DB8">
                                      <w:rPr>
                                        <w:rFonts w:ascii="Arial" w:hAnsi="Arial" w:cs="Arial"/>
                                        <w:i/>
                                        <w:sz w:val="19"/>
                                        <w:szCs w:val="20"/>
                                        <w:lang w:val="nl-NL"/>
                                      </w:rPr>
                                      <w:t>Draaibrug Sas van Gent</w:t>
                                    </w:r>
                                  </w:p>
                                  <w:p w14:paraId="0B38ED72" w14:textId="77777777" w:rsidR="00823210" w:rsidRPr="00DB3A94" w:rsidRDefault="00823210" w:rsidP="00823210">
                                    <w:pPr>
                                      <w:rPr>
                                        <w:rFonts w:ascii="Arial" w:hAnsi="Arial" w:cs="Arial"/>
                                        <w:i/>
                                        <w:sz w:val="19"/>
                                        <w:szCs w:val="20"/>
                                      </w:rPr>
                                    </w:pPr>
                                    <w:r>
                                      <w:rPr>
                                        <w:rFonts w:ascii="Arial" w:hAnsi="Arial" w:cs="Arial"/>
                                        <w:sz w:val="19"/>
                                        <w:szCs w:val="20"/>
                                      </w:rPr>
                                      <w:t xml:space="preserve">opening bridge = </w:t>
                                    </w:r>
                                    <w:r>
                                      <w:rPr>
                                        <w:rFonts w:ascii="Arial" w:hAnsi="Arial" w:cs="Arial"/>
                                        <w:i/>
                                        <w:sz w:val="19"/>
                                        <w:szCs w:val="20"/>
                                      </w:rPr>
                                      <w:t>True</w:t>
                                    </w:r>
                                  </w:p>
                                  <w:p w14:paraId="21F9E6D6" w14:textId="77777777" w:rsidR="00823210" w:rsidRPr="00F119D4" w:rsidRDefault="00823210" w:rsidP="00823210">
                                    <w:pPr>
                                      <w:rPr>
                                        <w:rFonts w:ascii="Arial" w:hAnsi="Arial" w:cs="Arial"/>
                                        <w:sz w:val="19"/>
                                        <w:szCs w:val="20"/>
                                      </w:rPr>
                                    </w:pPr>
                                  </w:p>
                                </w:txbxContent>
                              </wps:txbx>
                              <wps:bodyPr rot="0" vert="horz" wrap="square" lIns="85185" tIns="42592" rIns="85185" bIns="42592" anchor="t" anchorCtr="0" upright="1">
                                <a:noAutofit/>
                              </wps:bodyPr>
                            </wps:wsp>
                            <wps:wsp>
                              <wps:cNvPr id="886103468" name="Line 18"/>
                              <wps:cNvCnPr>
                                <a:cxnSpLocks/>
                              </wps:cNvCnPr>
                              <wps:spPr bwMode="auto">
                                <a:xfrm>
                                  <a:off x="3014643" y="771505"/>
                                  <a:ext cx="20000" cy="2599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6464535" name="Line 19"/>
                              <wps:cNvCnPr>
                                <a:cxnSpLocks/>
                              </wps:cNvCnPr>
                              <wps:spPr bwMode="auto">
                                <a:xfrm flipH="1">
                                  <a:off x="2283332" y="781005"/>
                                  <a:ext cx="202703" cy="745904"/>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372190" name="Line 15952"/>
                              <wps:cNvCnPr>
                                <a:cxnSpLocks/>
                              </wps:cNvCnPr>
                              <wps:spPr bwMode="auto">
                                <a:xfrm>
                                  <a:off x="3448049" y="781005"/>
                                  <a:ext cx="252904" cy="1198707"/>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34066678" name="Rectangle 8"/>
                              <wps:cNvSpPr>
                                <a:spLocks/>
                              </wps:cNvSpPr>
                              <wps:spPr bwMode="auto">
                                <a:xfrm>
                                  <a:off x="520707" y="3381320"/>
                                  <a:ext cx="4254960" cy="7239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5801390" name="Line 23"/>
                              <wps:cNvCnPr>
                                <a:cxnSpLocks/>
                              </wps:cNvCnPr>
                              <wps:spPr bwMode="auto">
                                <a:xfrm flipH="1">
                                  <a:off x="4281660" y="2800316"/>
                                  <a:ext cx="299904" cy="895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145021" name="Line 25"/>
                              <wps:cNvCnPr>
                                <a:cxnSpLocks/>
                              </wps:cNvCnPr>
                              <wps:spPr bwMode="auto">
                                <a:xfrm>
                                  <a:off x="1551122" y="2895617"/>
                                  <a:ext cx="0" cy="7117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1934174" name="Oval 31"/>
                              <wps:cNvSpPr>
                                <a:spLocks/>
                              </wps:cNvSpPr>
                              <wps:spPr bwMode="auto">
                                <a:xfrm>
                                  <a:off x="1641723" y="3390920"/>
                                  <a:ext cx="663309" cy="694304"/>
                                </a:xfrm>
                                <a:prstGeom prst="ellipse">
                                  <a:avLst/>
                                </a:prstGeom>
                                <a:solidFill>
                                  <a:srgbClr val="AFABAB"/>
                                </a:solidFill>
                                <a:ln w="12700">
                                  <a:solidFill>
                                    <a:srgbClr val="41719C"/>
                                  </a:solidFill>
                                  <a:miter lim="800000"/>
                                  <a:headEnd/>
                                  <a:tailEnd/>
                                </a:ln>
                              </wps:spPr>
                              <wps:bodyPr rot="0" vert="horz" wrap="square" lIns="91440" tIns="45720" rIns="91440" bIns="45720" anchor="ctr" anchorCtr="0" upright="1">
                                <a:noAutofit/>
                              </wps:bodyPr>
                            </wps:wsp>
                            <wps:wsp>
                              <wps:cNvPr id="871781486" name="Rectangle 11"/>
                              <wps:cNvSpPr>
                                <a:spLocks/>
                              </wps:cNvSpPr>
                              <wps:spPr bwMode="auto">
                                <a:xfrm>
                                  <a:off x="3457549" y="3401520"/>
                                  <a:ext cx="300104" cy="683704"/>
                                </a:xfrm>
                                <a:prstGeom prst="rect">
                                  <a:avLst/>
                                </a:prstGeom>
                                <a:solidFill>
                                  <a:srgbClr val="AFABAB"/>
                                </a:solidFill>
                                <a:ln w="12700">
                                  <a:solidFill>
                                    <a:srgbClr val="41719C"/>
                                  </a:solidFill>
                                  <a:miter lim="800000"/>
                                  <a:headEnd/>
                                  <a:tailEnd/>
                                </a:ln>
                              </wps:spPr>
                              <wps:bodyPr rot="0" vert="horz" wrap="square" lIns="91440" tIns="45720" rIns="91440" bIns="45720" anchor="ctr" anchorCtr="0" upright="1">
                                <a:noAutofit/>
                              </wps:bodyPr>
                            </wps:wsp>
                            <wps:wsp>
                              <wps:cNvPr id="1853782726" name="Rectangle 9"/>
                              <wps:cNvSpPr>
                                <a:spLocks/>
                              </wps:cNvSpPr>
                              <wps:spPr bwMode="auto">
                                <a:xfrm>
                                  <a:off x="541608" y="3455020"/>
                                  <a:ext cx="2863540" cy="579603"/>
                                </a:xfrm>
                                <a:prstGeom prst="rect">
                                  <a:avLst/>
                                </a:prstGeom>
                                <a:solidFill>
                                  <a:srgbClr val="CC9900">
                                    <a:alpha val="27058"/>
                                  </a:srgbClr>
                                </a:solidFill>
                                <a:ln w="9525">
                                  <a:solidFill>
                                    <a:srgbClr val="000000"/>
                                  </a:solidFill>
                                  <a:prstDash val="dashDot"/>
                                  <a:miter lim="800000"/>
                                  <a:headEnd/>
                                  <a:tailEnd/>
                                </a:ln>
                              </wps:spPr>
                              <wps:txbx>
                                <w:txbxContent>
                                  <w:p w14:paraId="0B1970F8" w14:textId="77777777" w:rsidR="00823210" w:rsidRDefault="00823210" w:rsidP="00823210">
                                    <w:pPr>
                                      <w:jc w:val="center"/>
                                    </w:pPr>
                                    <w:r>
                                      <w:t xml:space="preserve"> </w:t>
                                    </w:r>
                                  </w:p>
                                </w:txbxContent>
                              </wps:txbx>
                              <wps:bodyPr rot="0" vert="horz" wrap="square" lIns="91440" tIns="45720" rIns="91440" bIns="45720" anchor="t" anchorCtr="0" upright="1">
                                <a:noAutofit/>
                              </wps:bodyPr>
                            </wps:wsp>
                            <wps:wsp>
                              <wps:cNvPr id="1431487345" name="Rectangle 11"/>
                              <wps:cNvSpPr>
                                <a:spLocks/>
                              </wps:cNvSpPr>
                              <wps:spPr bwMode="auto">
                                <a:xfrm>
                                  <a:off x="3424248" y="3455020"/>
                                  <a:ext cx="1324619" cy="579603"/>
                                </a:xfrm>
                                <a:prstGeom prst="rect">
                                  <a:avLst/>
                                </a:prstGeom>
                                <a:solidFill>
                                  <a:srgbClr val="CC9900">
                                    <a:alpha val="27843"/>
                                  </a:srgbClr>
                                </a:solidFill>
                                <a:ln w="9525">
                                  <a:solidFill>
                                    <a:srgbClr val="000000"/>
                                  </a:solidFill>
                                  <a:prstDash val="dashDot"/>
                                  <a:miter lim="800000"/>
                                  <a:headEnd/>
                                  <a:tailEnd/>
                                </a:ln>
                              </wps:spPr>
                              <wps:bodyPr rot="0" vert="horz" wrap="square" lIns="91440" tIns="45720" rIns="91440" bIns="45720" anchor="t" anchorCtr="0" upright="1">
                                <a:noAutofit/>
                              </wps:bodyPr>
                            </wps:wsp>
                            <wps:wsp>
                              <wps:cNvPr id="2118415230" name="Line 7"/>
                              <wps:cNvCnPr>
                                <a:cxnSpLocks/>
                              </wps:cNvCnPr>
                              <wps:spPr bwMode="auto">
                                <a:xfrm flipH="1" flipV="1">
                                  <a:off x="1973328" y="4085224"/>
                                  <a:ext cx="254804" cy="51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088777" name="Line 7"/>
                              <wps:cNvCnPr>
                                <a:cxnSpLocks/>
                              </wps:cNvCnPr>
                              <wps:spPr bwMode="auto">
                                <a:xfrm flipV="1">
                                  <a:off x="3376648" y="4085224"/>
                                  <a:ext cx="230903" cy="51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9553605" name="Line 18"/>
                              <wps:cNvCnPr>
                                <a:cxnSpLocks/>
                              </wps:cNvCnPr>
                              <wps:spPr bwMode="auto">
                                <a:xfrm flipH="1">
                                  <a:off x="2929041" y="781005"/>
                                  <a:ext cx="5100" cy="3821522"/>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955040879" name="Picture 799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7600" y="25400"/>
                                  <a:ext cx="1697324" cy="1431908"/>
                                </a:xfrm>
                                <a:prstGeom prst="rect">
                                  <a:avLst/>
                                </a:prstGeom>
                                <a:noFill/>
                                <a:extLst>
                                  <a:ext uri="{909E8E84-426E-40DD-AFC4-6F175D3DCCD1}">
                                    <a14:hiddenFill xmlns:a14="http://schemas.microsoft.com/office/drawing/2010/main">
                                      <a:solidFill>
                                        <a:srgbClr val="FFFFFF"/>
                                      </a:solidFill>
                                    </a14:hiddenFill>
                                  </a:ext>
                                </a:extLst>
                              </pic:spPr>
                            </pic:pic>
                            <wps:wsp>
                              <wps:cNvPr id="479673237" name="Text Box 26"/>
                              <wps:cNvSpPr txBox="1">
                                <a:spLocks/>
                              </wps:cNvSpPr>
                              <wps:spPr bwMode="auto">
                                <a:xfrm>
                                  <a:off x="2077829" y="954006"/>
                                  <a:ext cx="2089829" cy="423802"/>
                                </a:xfrm>
                                <a:prstGeom prst="rect">
                                  <a:avLst/>
                                </a:prstGeom>
                                <a:solidFill>
                                  <a:srgbClr val="FFFFFF"/>
                                </a:solidFill>
                                <a:ln w="9525">
                                  <a:solidFill>
                                    <a:srgbClr val="000000"/>
                                  </a:solidFill>
                                  <a:miter lim="800000"/>
                                  <a:headEnd/>
                                  <a:tailEnd/>
                                </a:ln>
                              </wps:spPr>
                              <wps:txbx>
                                <w:txbxContent>
                                  <w:p w14:paraId="6A0F89AC" w14:textId="77777777" w:rsidR="00823210" w:rsidRPr="001C48E7" w:rsidRDefault="00823210" w:rsidP="00823210">
                                    <w:pPr>
                                      <w:jc w:val="center"/>
                                      <w:rPr>
                                        <w:rFonts w:ascii="Arial" w:hAnsi="Arial" w:cs="Arial"/>
                                        <w:i/>
                                        <w:sz w:val="23"/>
                                        <w:lang w:val="en-US"/>
                                      </w:rPr>
                                    </w:pPr>
                                    <w:r w:rsidRPr="001C48E7">
                                      <w:rPr>
                                        <w:rFonts w:ascii="Arial" w:hAnsi="Arial" w:cs="Arial"/>
                                        <w:i/>
                                        <w:sz w:val="23"/>
                                        <w:lang w:val="en-US"/>
                                      </w:rPr>
                                      <w:t>The Component(s)</w:t>
                                    </w:r>
                                  </w:p>
                                  <w:p w14:paraId="7121726F" w14:textId="77777777" w:rsidR="00823210" w:rsidRPr="001C48E7" w:rsidRDefault="00823210" w:rsidP="00823210">
                                    <w:pPr>
                                      <w:jc w:val="center"/>
                                      <w:rPr>
                                        <w:rFonts w:ascii="Arial" w:hAnsi="Arial" w:cs="Arial"/>
                                        <w:i/>
                                        <w:sz w:val="18"/>
                                        <w:szCs w:val="18"/>
                                        <w:lang w:val="en-US"/>
                                      </w:rPr>
                                    </w:pPr>
                                    <w:r w:rsidRPr="001C48E7">
                                      <w:rPr>
                                        <w:rFonts w:ascii="Arial" w:hAnsi="Arial" w:cs="Arial"/>
                                        <w:i/>
                                        <w:sz w:val="18"/>
                                        <w:szCs w:val="18"/>
                                        <w:lang w:val="en-US"/>
                                      </w:rPr>
                                      <w:t>(associated by Bridge Aggregation)</w:t>
                                    </w:r>
                                  </w:p>
                                </w:txbxContent>
                              </wps:txbx>
                              <wps:bodyPr rot="0" vert="horz" wrap="square" lIns="85185" tIns="42592" rIns="85185" bIns="42592"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02FC55C" id="Papier 138" o:spid="_x0000_s1071" editas="canvas" style="position:absolute;left:0;text-align:left;margin-left:0;margin-top:17.6pt;width:474.55pt;height:403.9pt;z-index:251661312;mso-position-horizontal:center" coordsize="60267,51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">
                      <v:shape id="_x0000_s1072" type="#_x0000_t75" style="position:absolute;width:60267;height:51295;visibility:visible;mso-wrap-style:square">
                        <v:fill o:detectmouseclick="t"/>
                        <v:path o:connecttype="none"/>
                      </v:shape>
                      <v:rect id="Rectangle 4" o:spid="_x0000_s1073" style="position:absolute;left:5039;top:31637;width:43042;height:1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" fillcolor="#9cf">
                        <v:path arrowok="t"/>
                      </v:rect>
                      <v:shape id="Text Box 15946" o:spid="_x0000_s1074" type="#_x0000_t202" style="position:absolute;left:2305;top:15382;width:26412;height:1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">
                        <v:path arrowok="t"/>
                        <v:textbox inset="2.36625mm,1.1831mm,2.36625mm,1.1831mm">
                          <w:txbxContent>
                            <w:p w14:paraId="4851BA8E"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Opening</w:t>
                              </w:r>
                            </w:p>
                            <w:p w14:paraId="026EA2CC"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vertical clearance open</w:t>
                              </w:r>
                            </w:p>
                            <w:p w14:paraId="69680AFA" w14:textId="77777777" w:rsidR="00823210" w:rsidRPr="00823210" w:rsidRDefault="00823210" w:rsidP="00823210">
                              <w:pPr>
                                <w:rPr>
                                  <w:rFonts w:ascii="Arial" w:hAnsi="Arial" w:cs="Arial"/>
                                  <w:i/>
                                  <w:sz w:val="19"/>
                                  <w:szCs w:val="20"/>
                                  <w:lang w:val="en-US"/>
                                </w:rPr>
                              </w:pPr>
                              <w:r w:rsidRPr="00823210">
                                <w:rPr>
                                  <w:rFonts w:ascii="Arial" w:hAnsi="Arial" w:cs="Arial"/>
                                  <w:sz w:val="19"/>
                                  <w:szCs w:val="20"/>
                                  <w:lang w:val="en-US"/>
                                </w:rPr>
                                <w:tab/>
                                <w:t xml:space="preserve">vertical clearance unlimited = </w:t>
                              </w:r>
                              <w:r w:rsidRPr="00823210">
                                <w:rPr>
                                  <w:rFonts w:ascii="Arial" w:hAnsi="Arial" w:cs="Arial"/>
                                  <w:i/>
                                  <w:sz w:val="19"/>
                                  <w:szCs w:val="20"/>
                                  <w:lang w:val="en-US"/>
                                </w:rPr>
                                <w:t>True</w:t>
                              </w:r>
                            </w:p>
                            <w:p w14:paraId="577A12BB"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vertical clearance closed</w:t>
                              </w:r>
                            </w:p>
                            <w:p w14:paraId="012D6EB9"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ab/>
                                <w:t xml:space="preserve">vertical clearance value = </w:t>
                              </w:r>
                              <w:r w:rsidRPr="00823210">
                                <w:rPr>
                                  <w:rFonts w:ascii="Arial" w:hAnsi="Arial" w:cs="Arial"/>
                                  <w:i/>
                                  <w:sz w:val="19"/>
                                  <w:szCs w:val="20"/>
                                  <w:lang w:val="en-US"/>
                                </w:rPr>
                                <w:t>7.0</w:t>
                              </w:r>
                            </w:p>
                            <w:p w14:paraId="46FD5A11"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ab/>
                                <w:t xml:space="preserve">vertical uncertainty = </w:t>
                              </w:r>
                              <w:r w:rsidRPr="00823210">
                                <w:rPr>
                                  <w:rFonts w:ascii="Arial" w:hAnsi="Arial" w:cs="Arial"/>
                                  <w:i/>
                                  <w:sz w:val="19"/>
                                  <w:szCs w:val="20"/>
                                  <w:lang w:val="en-US"/>
                                </w:rPr>
                                <w:t>0.5</w:t>
                              </w:r>
                              <w:r w:rsidRPr="00823210">
                                <w:rPr>
                                  <w:rFonts w:ascii="Arial" w:hAnsi="Arial" w:cs="Arial"/>
                                  <w:sz w:val="19"/>
                                  <w:szCs w:val="20"/>
                                  <w:lang w:val="en-US"/>
                                </w:rPr>
                                <w:t xml:space="preserve"> </w:t>
                              </w:r>
                            </w:p>
                            <w:p w14:paraId="00751420" w14:textId="77777777" w:rsidR="00823210" w:rsidRDefault="00823210" w:rsidP="00823210">
                              <w:pPr>
                                <w:rPr>
                                  <w:rFonts w:ascii="Arial" w:hAnsi="Arial" w:cs="Arial"/>
                                  <w:sz w:val="18"/>
                                  <w:szCs w:val="18"/>
                                  <w:lang w:val="en-GB"/>
                                </w:rPr>
                              </w:pPr>
                              <w:r w:rsidRPr="00B63849">
                                <w:rPr>
                                  <w:rFonts w:ascii="Arial" w:hAnsi="Arial" w:cs="Arial"/>
                                  <w:sz w:val="18"/>
                                  <w:szCs w:val="18"/>
                                  <w:lang w:val="en-GB"/>
                                </w:rPr>
                                <w:t>horizontal clearance fixed</w:t>
                              </w:r>
                            </w:p>
                            <w:p w14:paraId="2691B551" w14:textId="77777777" w:rsidR="00823210" w:rsidRDefault="00823210" w:rsidP="00823210">
                              <w:pPr>
                                <w:ind w:firstLine="708"/>
                                <w:rPr>
                                  <w:rFonts w:ascii="Arial" w:hAnsi="Arial" w:cs="Arial"/>
                                  <w:i/>
                                  <w:sz w:val="19"/>
                                  <w:szCs w:val="19"/>
                                  <w:lang w:val="en-GB"/>
                                </w:rPr>
                              </w:pPr>
                              <w:r w:rsidRPr="00B63849">
                                <w:rPr>
                                  <w:rFonts w:ascii="Arial" w:hAnsi="Arial" w:cs="Arial"/>
                                  <w:sz w:val="18"/>
                                  <w:szCs w:val="18"/>
                                  <w:lang w:val="en-GB"/>
                                </w:rPr>
                                <w:t>horizontal clearance value</w:t>
                              </w:r>
                              <w:r>
                                <w:rPr>
                                  <w:rFonts w:ascii="Arial" w:hAnsi="Arial" w:cs="Arial"/>
                                  <w:sz w:val="18"/>
                                  <w:szCs w:val="18"/>
                                  <w:lang w:val="en-GB"/>
                                </w:rPr>
                                <w:t xml:space="preserve"> = </w:t>
                              </w:r>
                              <w:r w:rsidRPr="00470A61">
                                <w:rPr>
                                  <w:rFonts w:ascii="Arial" w:hAnsi="Arial" w:cs="Arial"/>
                                  <w:i/>
                                  <w:sz w:val="19"/>
                                  <w:szCs w:val="19"/>
                                  <w:lang w:val="en-GB"/>
                                </w:rPr>
                                <w:t>60.0</w:t>
                              </w:r>
                            </w:p>
                            <w:p w14:paraId="3EE5A5EA"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 xml:space="preserve">vertical datum = </w:t>
                              </w:r>
                              <w:r w:rsidRPr="00823210">
                                <w:rPr>
                                  <w:rFonts w:ascii="Arial" w:hAnsi="Arial" w:cs="Arial"/>
                                  <w:i/>
                                  <w:sz w:val="19"/>
                                  <w:szCs w:val="20"/>
                                  <w:lang w:val="en-US"/>
                                </w:rPr>
                                <w:t xml:space="preserve">3 </w:t>
                              </w:r>
                              <w:r w:rsidRPr="00823210">
                                <w:rPr>
                                  <w:rFonts w:ascii="Arial" w:hAnsi="Arial" w:cs="Arial"/>
                                  <w:sz w:val="19"/>
                                  <w:szCs w:val="20"/>
                                  <w:lang w:val="en-US"/>
                                </w:rPr>
                                <w:t>(Mean Sea Level)</w:t>
                              </w:r>
                            </w:p>
                          </w:txbxContent>
                        </v:textbox>
                      </v:shape>
                      <v:shape id="Text Box 15947" o:spid="_x0000_s1075" type="#_x0000_t202" style="position:absolute;left:10707;top:46018;width:27777;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">
                        <v:path arrowok="t"/>
                        <v:textbox inset="2.36625mm,1.1831mm,2.36625mm,1.1831mm">
                          <w:txbxContent>
                            <w:p w14:paraId="0B1ADDE9" w14:textId="77777777" w:rsidR="00823210" w:rsidRPr="002638D5" w:rsidRDefault="00823210" w:rsidP="00823210">
                              <w:pPr>
                                <w:autoSpaceDE w:val="0"/>
                                <w:autoSpaceDN w:val="0"/>
                                <w:adjustRightInd w:val="0"/>
                                <w:rPr>
                                  <w:rFonts w:ascii="Arial" w:eastAsia="Calibri" w:hAnsi="Arial" w:cs="Arial"/>
                                  <w:color w:val="000000"/>
                                  <w:sz w:val="19"/>
                                  <w:szCs w:val="19"/>
                                  <w:lang w:val="en-GB"/>
                                </w:rPr>
                              </w:pPr>
                              <w:r w:rsidRPr="002638D5">
                                <w:rPr>
                                  <w:rFonts w:ascii="Arial" w:eastAsia="Calibri" w:hAnsi="Arial" w:cs="Arial"/>
                                  <w:b/>
                                  <w:bCs/>
                                  <w:color w:val="000000"/>
                                  <w:sz w:val="19"/>
                                  <w:szCs w:val="19"/>
                                  <w:lang w:val="en-GB"/>
                                </w:rPr>
                                <w:t xml:space="preserve">Pylon/Bridge Support </w:t>
                              </w:r>
                            </w:p>
                            <w:p w14:paraId="20BFF1FD" w14:textId="77777777" w:rsidR="00823210" w:rsidRPr="00823210" w:rsidRDefault="00823210" w:rsidP="00823210">
                              <w:pPr>
                                <w:rPr>
                                  <w:rFonts w:ascii="Arial" w:hAnsi="Arial" w:cs="Arial"/>
                                  <w:sz w:val="19"/>
                                  <w:szCs w:val="19"/>
                                  <w:lang w:val="en-US"/>
                                </w:rPr>
                              </w:pPr>
                              <w:r w:rsidRPr="00823210">
                                <w:rPr>
                                  <w:rFonts w:ascii="Arial" w:eastAsia="Calibri" w:hAnsi="Arial" w:cs="Arial"/>
                                  <w:color w:val="000000"/>
                                  <w:sz w:val="19"/>
                                  <w:szCs w:val="19"/>
                                  <w:lang w:val="en-US"/>
                                </w:rPr>
                                <w:t xml:space="preserve">category of pylon = </w:t>
                              </w:r>
                              <w:r w:rsidRPr="00823210">
                                <w:rPr>
                                  <w:rFonts w:ascii="Arial" w:eastAsia="Calibri" w:hAnsi="Arial" w:cs="Arial"/>
                                  <w:i/>
                                  <w:iCs/>
                                  <w:color w:val="000000"/>
                                  <w:sz w:val="19"/>
                                  <w:szCs w:val="19"/>
                                  <w:lang w:val="en-US"/>
                                </w:rPr>
                                <w:t xml:space="preserve">4 </w:t>
                              </w:r>
                              <w:r w:rsidRPr="00823210">
                                <w:rPr>
                                  <w:rFonts w:ascii="Arial" w:eastAsia="Calibri" w:hAnsi="Arial" w:cs="Arial"/>
                                  <w:color w:val="000000"/>
                                  <w:sz w:val="19"/>
                                  <w:szCs w:val="19"/>
                                  <w:lang w:val="en-US"/>
                                </w:rPr>
                                <w:t>(bridge pylon/tower)</w:t>
                              </w:r>
                            </w:p>
                          </w:txbxContent>
                        </v:textbox>
                      </v:shape>
                      <v:shape id="Text Box 15" o:spid="_x0000_s1076" type="#_x0000_t202" style="position:absolute;left:32109;top:19884;width:23851;height:8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">
                        <v:path arrowok="t"/>
                        <v:textbox inset="2.36625mm,1.1831mm,2.36625mm,1.1831mm">
                          <w:txbxContent>
                            <w:p w14:paraId="7EB32F2E"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Span Fixed</w:t>
                              </w:r>
                            </w:p>
                            <w:p w14:paraId="3B25E15C" w14:textId="77777777" w:rsidR="00823210" w:rsidRPr="00823210" w:rsidRDefault="00823210" w:rsidP="00823210">
                              <w:pPr>
                                <w:rPr>
                                  <w:rFonts w:ascii="Arial" w:hAnsi="Arial" w:cs="Arial"/>
                                  <w:sz w:val="19"/>
                                  <w:szCs w:val="20"/>
                                  <w:lang w:val="en-US"/>
                                </w:rPr>
                              </w:pPr>
                              <w:r w:rsidRPr="00B63849">
                                <w:rPr>
                                  <w:rFonts w:ascii="Arial" w:hAnsi="Arial" w:cs="Arial"/>
                                  <w:sz w:val="18"/>
                                  <w:szCs w:val="18"/>
                                  <w:lang w:val="en-GB"/>
                                </w:rPr>
                                <w:t>vertical clearance fixed</w:t>
                              </w:r>
                            </w:p>
                            <w:p w14:paraId="3743649C" w14:textId="77777777" w:rsidR="00823210" w:rsidRPr="00823210" w:rsidRDefault="00823210" w:rsidP="00823210">
                              <w:pPr>
                                <w:ind w:firstLine="708"/>
                                <w:rPr>
                                  <w:rFonts w:ascii="Arial" w:hAnsi="Arial" w:cs="Arial"/>
                                  <w:sz w:val="19"/>
                                  <w:szCs w:val="20"/>
                                  <w:lang w:val="en-US"/>
                                </w:rPr>
                              </w:pPr>
                              <w:r w:rsidRPr="00823210">
                                <w:rPr>
                                  <w:rFonts w:ascii="Arial" w:hAnsi="Arial" w:cs="Arial"/>
                                  <w:sz w:val="19"/>
                                  <w:szCs w:val="20"/>
                                  <w:lang w:val="en-US"/>
                                </w:rPr>
                                <w:t xml:space="preserve">vertical clearance value = </w:t>
                              </w:r>
                              <w:r w:rsidRPr="00823210">
                                <w:rPr>
                                  <w:rFonts w:ascii="Arial" w:hAnsi="Arial" w:cs="Arial"/>
                                  <w:i/>
                                  <w:sz w:val="19"/>
                                  <w:szCs w:val="20"/>
                                  <w:lang w:val="en-US"/>
                                </w:rPr>
                                <w:t>6.5</w:t>
                              </w:r>
                            </w:p>
                            <w:p w14:paraId="2F777483" w14:textId="77777777" w:rsidR="00823210" w:rsidRPr="00823210" w:rsidRDefault="00823210" w:rsidP="00823210">
                              <w:pPr>
                                <w:ind w:firstLine="708"/>
                                <w:rPr>
                                  <w:rFonts w:ascii="Arial" w:hAnsi="Arial" w:cs="Arial"/>
                                  <w:i/>
                                  <w:sz w:val="19"/>
                                  <w:szCs w:val="20"/>
                                  <w:lang w:val="en-US"/>
                                </w:rPr>
                              </w:pPr>
                              <w:r w:rsidRPr="00823210">
                                <w:rPr>
                                  <w:rFonts w:ascii="Arial" w:hAnsi="Arial" w:cs="Arial"/>
                                  <w:sz w:val="19"/>
                                  <w:szCs w:val="20"/>
                                  <w:lang w:val="en-US"/>
                                </w:rPr>
                                <w:t xml:space="preserve">vertical uncertainty = </w:t>
                              </w:r>
                              <w:r w:rsidRPr="00823210">
                                <w:rPr>
                                  <w:rFonts w:ascii="Arial" w:hAnsi="Arial" w:cs="Arial"/>
                                  <w:i/>
                                  <w:sz w:val="19"/>
                                  <w:szCs w:val="20"/>
                                  <w:lang w:val="en-US"/>
                                </w:rPr>
                                <w:t>0.5</w:t>
                              </w:r>
                            </w:p>
                            <w:p w14:paraId="14BD9624" w14:textId="77777777" w:rsidR="00823210" w:rsidRPr="00823210" w:rsidRDefault="00823210" w:rsidP="00823210">
                              <w:pPr>
                                <w:rPr>
                                  <w:rFonts w:ascii="Arial" w:hAnsi="Arial" w:cs="Arial"/>
                                  <w:sz w:val="19"/>
                                  <w:szCs w:val="20"/>
                                  <w:lang w:val="en-US"/>
                                </w:rPr>
                              </w:pPr>
                              <w:r w:rsidRPr="00823210">
                                <w:rPr>
                                  <w:rFonts w:ascii="Arial" w:hAnsi="Arial" w:cs="Arial"/>
                                  <w:sz w:val="19"/>
                                  <w:szCs w:val="20"/>
                                  <w:lang w:val="en-US"/>
                                </w:rPr>
                                <w:t xml:space="preserve">vertical datum = </w:t>
                              </w:r>
                              <w:r w:rsidRPr="00823210">
                                <w:rPr>
                                  <w:rFonts w:ascii="Arial" w:hAnsi="Arial" w:cs="Arial"/>
                                  <w:i/>
                                  <w:sz w:val="19"/>
                                  <w:szCs w:val="20"/>
                                  <w:lang w:val="en-US"/>
                                </w:rPr>
                                <w:t xml:space="preserve">3 </w:t>
                              </w:r>
                              <w:r w:rsidRPr="00823210">
                                <w:rPr>
                                  <w:rFonts w:ascii="Arial" w:hAnsi="Arial" w:cs="Arial"/>
                                  <w:sz w:val="19"/>
                                  <w:szCs w:val="20"/>
                                  <w:lang w:val="en-US"/>
                                </w:rPr>
                                <w:t>(Mean Sea Level)</w:t>
                              </w:r>
                            </w:p>
                            <w:p w14:paraId="4835A0AB" w14:textId="77777777" w:rsidR="00823210" w:rsidRPr="00823210" w:rsidRDefault="00823210" w:rsidP="00823210">
                              <w:pPr>
                                <w:rPr>
                                  <w:rFonts w:ascii="Arial" w:hAnsi="Arial" w:cs="Arial"/>
                                  <w:sz w:val="19"/>
                                  <w:szCs w:val="20"/>
                                  <w:lang w:val="en-US"/>
                                </w:rPr>
                              </w:pPr>
                            </w:p>
                          </w:txbxContent>
                        </v:textbox>
                      </v:shape>
                      <v:shape id="Text Box 17" o:spid="_x0000_s1077" type="#_x0000_t202" style="position:absolute;left:17913;top:857;width:3627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">
                        <v:path arrowok="t"/>
                        <v:textbox inset="2.36625mm,1.1831mm,2.36625mm,1.1831mm">
                          <w:txbxContent>
                            <w:p w14:paraId="4C61A5CC" w14:textId="77777777" w:rsidR="00823210" w:rsidRPr="00823210" w:rsidRDefault="00823210" w:rsidP="00823210">
                              <w:pPr>
                                <w:rPr>
                                  <w:rFonts w:ascii="Arial" w:hAnsi="Arial" w:cs="Arial"/>
                                  <w:b/>
                                  <w:sz w:val="19"/>
                                  <w:szCs w:val="20"/>
                                  <w:lang w:val="en-US"/>
                                </w:rPr>
                              </w:pPr>
                              <w:r w:rsidRPr="00823210">
                                <w:rPr>
                                  <w:rFonts w:ascii="Arial" w:hAnsi="Arial" w:cs="Arial"/>
                                  <w:b/>
                                  <w:sz w:val="19"/>
                                  <w:szCs w:val="20"/>
                                  <w:lang w:val="en-US"/>
                                </w:rPr>
                                <w:t xml:space="preserve">Bridge </w:t>
                              </w:r>
                              <w:r w:rsidRPr="00823210">
                                <w:rPr>
                                  <w:rFonts w:ascii="Arial" w:hAnsi="Arial" w:cs="Arial"/>
                                  <w:sz w:val="19"/>
                                  <w:szCs w:val="20"/>
                                  <w:lang w:val="en-US"/>
                                </w:rPr>
                                <w:t>feature (surface): Geometry of all components</w:t>
                              </w:r>
                            </w:p>
                            <w:p w14:paraId="59226F9B" w14:textId="77777777" w:rsidR="00823210" w:rsidRPr="001C48E7" w:rsidRDefault="00823210" w:rsidP="00823210">
                              <w:pPr>
                                <w:rPr>
                                  <w:rFonts w:ascii="Arial" w:hAnsi="Arial" w:cs="Arial"/>
                                  <w:color w:val="FF0000"/>
                                  <w:sz w:val="19"/>
                                  <w:szCs w:val="20"/>
                                  <w:lang w:val="en-US"/>
                                </w:rPr>
                              </w:pPr>
                              <w:r w:rsidRPr="001C48E7">
                                <w:rPr>
                                  <w:rFonts w:ascii="Arial" w:hAnsi="Arial" w:cs="Arial"/>
                                  <w:sz w:val="19"/>
                                  <w:szCs w:val="20"/>
                                  <w:lang w:val="en-US"/>
                                </w:rPr>
                                <w:t xml:space="preserve">category of opening bridge = </w:t>
                              </w:r>
                              <w:r>
                                <w:rPr>
                                  <w:rFonts w:ascii="Arial" w:hAnsi="Arial" w:cs="Arial"/>
                                  <w:i/>
                                  <w:sz w:val="18"/>
                                  <w:szCs w:val="18"/>
                                  <w:lang w:val="en-GB"/>
                                </w:rPr>
                                <w:t>3</w:t>
                              </w:r>
                              <w:r>
                                <w:rPr>
                                  <w:rFonts w:ascii="Arial" w:hAnsi="Arial" w:cs="Arial"/>
                                  <w:sz w:val="18"/>
                                  <w:szCs w:val="18"/>
                                  <w:lang w:val="en-GB"/>
                                </w:rPr>
                                <w:t xml:space="preserve"> (swing</w:t>
                              </w:r>
                              <w:r w:rsidRPr="00B63849">
                                <w:rPr>
                                  <w:rFonts w:ascii="Arial" w:hAnsi="Arial" w:cs="Arial"/>
                                  <w:sz w:val="18"/>
                                  <w:szCs w:val="18"/>
                                  <w:lang w:val="en-GB"/>
                                </w:rPr>
                                <w:t xml:space="preserve"> bridge</w:t>
                              </w:r>
                              <w:r>
                                <w:rPr>
                                  <w:rFonts w:ascii="Arial" w:hAnsi="Arial" w:cs="Arial"/>
                                  <w:sz w:val="18"/>
                                  <w:szCs w:val="18"/>
                                  <w:lang w:val="en-GB"/>
                                </w:rPr>
                                <w:t xml:space="preserve">) </w:t>
                              </w:r>
                            </w:p>
                            <w:p w14:paraId="192067C0" w14:textId="77777777" w:rsidR="00823210" w:rsidRPr="00534DB8" w:rsidRDefault="00823210" w:rsidP="00823210">
                              <w:pPr>
                                <w:rPr>
                                  <w:rFonts w:ascii="Arial" w:hAnsi="Arial" w:cs="Arial"/>
                                  <w:sz w:val="19"/>
                                  <w:szCs w:val="20"/>
                                  <w:lang w:val="nl-NL"/>
                                </w:rPr>
                              </w:pPr>
                              <w:r w:rsidRPr="00534DB8">
                                <w:rPr>
                                  <w:rFonts w:ascii="Arial" w:hAnsi="Arial" w:cs="Arial"/>
                                  <w:sz w:val="19"/>
                                  <w:szCs w:val="20"/>
                                  <w:lang w:val="nl-NL"/>
                                </w:rPr>
                                <w:t xml:space="preserve">feature name = </w:t>
                              </w:r>
                              <w:r w:rsidRPr="00534DB8">
                                <w:rPr>
                                  <w:rFonts w:ascii="Arial" w:hAnsi="Arial" w:cs="Arial"/>
                                  <w:i/>
                                  <w:sz w:val="19"/>
                                  <w:szCs w:val="20"/>
                                  <w:lang w:val="nl-NL"/>
                                </w:rPr>
                                <w:t>Draaibrug Sas van Gent</w:t>
                              </w:r>
                            </w:p>
                            <w:p w14:paraId="0B38ED72" w14:textId="77777777" w:rsidR="00823210" w:rsidRPr="00DB3A94" w:rsidRDefault="00823210" w:rsidP="00823210">
                              <w:pPr>
                                <w:rPr>
                                  <w:rFonts w:ascii="Arial" w:hAnsi="Arial" w:cs="Arial"/>
                                  <w:i/>
                                  <w:sz w:val="19"/>
                                  <w:szCs w:val="20"/>
                                </w:rPr>
                              </w:pPr>
                              <w:r>
                                <w:rPr>
                                  <w:rFonts w:ascii="Arial" w:hAnsi="Arial" w:cs="Arial"/>
                                  <w:sz w:val="19"/>
                                  <w:szCs w:val="20"/>
                                </w:rPr>
                                <w:t xml:space="preserve">opening bridge = </w:t>
                              </w:r>
                              <w:r>
                                <w:rPr>
                                  <w:rFonts w:ascii="Arial" w:hAnsi="Arial" w:cs="Arial"/>
                                  <w:i/>
                                  <w:sz w:val="19"/>
                                  <w:szCs w:val="20"/>
                                </w:rPr>
                                <w:t>True</w:t>
                              </w:r>
                            </w:p>
                            <w:p w14:paraId="21F9E6D6" w14:textId="77777777" w:rsidR="00823210" w:rsidRPr="00F119D4" w:rsidRDefault="00823210" w:rsidP="00823210">
                              <w:pPr>
                                <w:rPr>
                                  <w:rFonts w:ascii="Arial" w:hAnsi="Arial" w:cs="Arial"/>
                                  <w:sz w:val="19"/>
                                  <w:szCs w:val="20"/>
                                </w:rPr>
                              </w:pPr>
                            </w:p>
                          </w:txbxContent>
                        </v:textbox>
                      </v:shape>
                      <v:line id="Line 18" o:spid="_x0000_s1078" style="position:absolute;visibility:visible;mso-wrap-style:square" from="30146,7715" to="30346,33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">
                        <v:stroke endarrow="block"/>
                        <o:lock v:ext="edit" shapetype="f"/>
                      </v:line>
                      <v:line id="Line 19" o:spid="_x0000_s1079" style="position:absolute;flip:x;visibility:visible;mso-wrap-style:square" from="22833,7810" to="24860,1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" strokecolor="red">
                        <v:stroke endarrow="block"/>
                        <o:lock v:ext="edit" shapetype="f"/>
                      </v:line>
                      <v:line id="Line 15952" o:spid="_x0000_s1080" style="position:absolute;visibility:visible;mso-wrap-style:square" from="34480,7810" to="37009,19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" strokecolor="red">
                        <v:stroke endarrow="block"/>
                        <o:lock v:ext="edit" shapetype="f"/>
                      </v:line>
                      <v:rect id="Rectangle 8" o:spid="_x0000_s1081" style="position:absolute;left:5207;top:33813;width:42549;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">
                        <v:path arrowok="t"/>
                      </v:rect>
                      <v:line id="Line 23" o:spid="_x0000_s1082" style="position:absolute;flip:x;visibility:visible;mso-wrap-style:square" from="42816,28003" to="45815,36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">
                        <v:stroke endarrow="block"/>
                        <o:lock v:ext="edit" shapetype="f"/>
                      </v:line>
                      <v:line id="Line 25" o:spid="_x0000_s1083" style="position:absolute;visibility:visible;mso-wrap-style:square" from="15511,28956" to="15511,3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">
                        <v:stroke endarrow="block"/>
                        <o:lock v:ext="edit" shapetype="f"/>
                      </v:line>
                      <v:oval id="Oval 31" o:spid="_x0000_s1084" style="position:absolute;left:16417;top:33909;width:6633;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" fillcolor="#afabab" strokecolor="#41719c" strokeweight="1pt">
                        <v:stroke joinstyle="miter"/>
                        <v:path arrowok="t"/>
                      </v:oval>
                      <v:rect id="Rectangle 11" o:spid="_x0000_s1085" style="position:absolute;left:34575;top:34015;width:300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" fillcolor="#afabab" strokecolor="#41719c" strokeweight="1pt">
                        <v:path arrowok="t"/>
                      </v:rect>
                      <v:rect id="Rectangle 9" o:spid="_x0000_s1086" style="position:absolute;left:5416;top:34550;width:28635;height:5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" fillcolor="#c90">
                        <v:fill opacity="17733f"/>
                        <v:stroke dashstyle="dashDot"/>
                        <v:path arrowok="t"/>
                        <v:textbox>
                          <w:txbxContent>
                            <w:p w14:paraId="0B1970F8" w14:textId="77777777" w:rsidR="00823210" w:rsidRDefault="00823210" w:rsidP="00823210">
                              <w:pPr>
                                <w:jc w:val="center"/>
                              </w:pPr>
                              <w:r>
                                <w:t xml:space="preserve"> </w:t>
                              </w:r>
                            </w:p>
                          </w:txbxContent>
                        </v:textbox>
                      </v:rect>
                      <v:rect id="Rectangle 11" o:spid="_x0000_s1087" style="position:absolute;left:34242;top:34550;width:13246;height:5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" fillcolor="#c90">
                        <v:fill opacity="18247f"/>
                        <v:stroke dashstyle="dashDot"/>
                        <v:path arrowok="t"/>
                      </v:rect>
                      <v:line id="Line 7" o:spid="_x0000_s1088" style="position:absolute;flip:x y;visibility:visible;mso-wrap-style:square" from="19733,40852" to="22281,46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">
                        <v:stroke endarrow="block"/>
                        <o:lock v:ext="edit" shapetype="f"/>
                      </v:line>
                      <v:line id="Line 7" o:spid="_x0000_s1089" style="position:absolute;flip:y;visibility:visible;mso-wrap-style:square" from="33766,40852" to="36075,46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">
                        <v:stroke endarrow="block"/>
                        <o:lock v:ext="edit" shapetype="f"/>
                      </v:line>
                      <v:line id="Line 18" o:spid="_x0000_s1090" style="position:absolute;flip:x;visibility:visible;mso-wrap-style:square" from="29290,7810" to="29341,46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" strokecolor="red">
                        <v:stroke endarrow="block"/>
                        <o:lock v:ext="edit" shapetype="f"/>
                      </v:line>
                      <v:shape id="Picture 7993" o:spid="_x0000_s1091" type="#_x0000_t75" style="position:absolute;left:76;top:254;width:16973;height:14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">
                        <v:imagedata r:id="rId40" o:title=""/>
                        <o:lock v:ext="edit" aspectratio="f"/>
                      </v:shape>
                      <v:shape id="Text Box 26" o:spid="_x0000_s1092" type="#_x0000_t202" style="position:absolute;left:20778;top:9540;width:20898;height:4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">
                        <v:path arrowok="t"/>
                        <v:textbox inset="2.36625mm,1.1831mm,2.36625mm,1.1831mm">
                          <w:txbxContent>
                            <w:p w14:paraId="6A0F89AC" w14:textId="77777777" w:rsidR="00823210" w:rsidRPr="001C48E7" w:rsidRDefault="00823210" w:rsidP="00823210">
                              <w:pPr>
                                <w:jc w:val="center"/>
                                <w:rPr>
                                  <w:rFonts w:ascii="Arial" w:hAnsi="Arial" w:cs="Arial"/>
                                  <w:i/>
                                  <w:sz w:val="23"/>
                                  <w:lang w:val="en-US"/>
                                </w:rPr>
                              </w:pPr>
                              <w:r w:rsidRPr="001C48E7">
                                <w:rPr>
                                  <w:rFonts w:ascii="Arial" w:hAnsi="Arial" w:cs="Arial"/>
                                  <w:i/>
                                  <w:sz w:val="23"/>
                                  <w:lang w:val="en-US"/>
                                </w:rPr>
                                <w:t>The Component(s)</w:t>
                              </w:r>
                            </w:p>
                            <w:p w14:paraId="7121726F" w14:textId="77777777" w:rsidR="00823210" w:rsidRPr="001C48E7" w:rsidRDefault="00823210" w:rsidP="00823210">
                              <w:pPr>
                                <w:jc w:val="center"/>
                                <w:rPr>
                                  <w:rFonts w:ascii="Arial" w:hAnsi="Arial" w:cs="Arial"/>
                                  <w:i/>
                                  <w:sz w:val="18"/>
                                  <w:szCs w:val="18"/>
                                  <w:lang w:val="en-US"/>
                                </w:rPr>
                              </w:pPr>
                              <w:r w:rsidRPr="001C48E7">
                                <w:rPr>
                                  <w:rFonts w:ascii="Arial" w:hAnsi="Arial" w:cs="Arial"/>
                                  <w:i/>
                                  <w:sz w:val="18"/>
                                  <w:szCs w:val="18"/>
                                  <w:lang w:val="en-US"/>
                                </w:rPr>
                                <w:t>(associated by Bridge Aggregation)</w:t>
                              </w:r>
                            </w:p>
                          </w:txbxContent>
                        </v:textbox>
                      </v:shape>
                      <w10:wrap type="topAndBottom"/>
                    </v:group>
                  </w:pict>
                </mc:Fallback>
              </mc:AlternateContent>
            </w:r>
            <w:r>
              <w:rPr>
                <w:rFonts w:ascii="Arial" w:hAnsi="Arial" w:cs="Arial"/>
                <w:b/>
                <w:sz w:val="20"/>
                <w:u w:val="single"/>
                <w:lang w:val="en-GB"/>
              </w:rPr>
              <w:t xml:space="preserve">SWING </w:t>
            </w:r>
            <w:r w:rsidRPr="00B63849">
              <w:rPr>
                <w:rFonts w:ascii="Arial" w:hAnsi="Arial" w:cs="Arial"/>
                <w:b/>
                <w:sz w:val="20"/>
                <w:u w:val="single"/>
                <w:lang w:val="en-GB"/>
              </w:rPr>
              <w:t>BRIDGE</w:t>
            </w:r>
          </w:p>
          <w:p w14:paraId="62BC1C43" w14:textId="77777777" w:rsidR="00823210" w:rsidRDefault="00823210" w:rsidP="00823210">
            <w:pPr>
              <w:pStyle w:val="Plattetekst"/>
              <w:spacing w:before="120" w:after="120"/>
              <w:jc w:val="center"/>
              <w:rPr>
                <w:b/>
                <w:i/>
                <w:sz w:val="18"/>
                <w:szCs w:val="18"/>
                <w:lang w:val="en-GB"/>
              </w:rPr>
            </w:pPr>
            <w:r w:rsidRPr="00B63849">
              <w:rPr>
                <w:b/>
                <w:i/>
                <w:sz w:val="18"/>
                <w:szCs w:val="18"/>
                <w:lang w:val="en-GB"/>
              </w:rPr>
              <w:t>Figure 6-</w:t>
            </w:r>
            <w:r>
              <w:rPr>
                <w:b/>
                <w:i/>
                <w:sz w:val="18"/>
                <w:szCs w:val="18"/>
                <w:lang w:val="en-GB"/>
              </w:rPr>
              <w:t>5 –</w:t>
            </w:r>
            <w:r w:rsidRPr="00B63849">
              <w:rPr>
                <w:b/>
                <w:i/>
                <w:sz w:val="18"/>
                <w:szCs w:val="18"/>
                <w:lang w:val="en-GB"/>
              </w:rPr>
              <w:t xml:space="preserve"> </w:t>
            </w:r>
            <w:r>
              <w:rPr>
                <w:b/>
                <w:i/>
                <w:sz w:val="18"/>
                <w:szCs w:val="18"/>
                <w:lang w:val="en-GB"/>
              </w:rPr>
              <w:t>Swing</w:t>
            </w:r>
            <w:r w:rsidRPr="00B63849">
              <w:rPr>
                <w:b/>
                <w:i/>
                <w:sz w:val="18"/>
                <w:szCs w:val="18"/>
                <w:lang w:val="en-GB"/>
              </w:rPr>
              <w:t xml:space="preserve"> bridge – Example</w:t>
            </w:r>
            <w:r>
              <w:rPr>
                <w:b/>
                <w:i/>
                <w:sz w:val="18"/>
                <w:szCs w:val="18"/>
                <w:lang w:val="en-GB"/>
              </w:rPr>
              <w:t xml:space="preserve"> </w:t>
            </w:r>
          </w:p>
          <w:p w14:paraId="659529A7" w14:textId="77777777" w:rsidR="00823210" w:rsidRDefault="00823210" w:rsidP="00823210">
            <w:pPr>
              <w:pStyle w:val="Plattetekst"/>
              <w:keepNext/>
              <w:keepLines/>
              <w:spacing w:before="120" w:after="120"/>
              <w:jc w:val="center"/>
              <w:rPr>
                <w:b/>
                <w:i/>
                <w:sz w:val="18"/>
                <w:szCs w:val="18"/>
                <w:lang w:val="en-GB"/>
              </w:rPr>
            </w:pPr>
            <w:r>
              <w:rPr>
                <w:noProof/>
              </w:rPr>
              <w:lastRenderedPageBreak/>
              <mc:AlternateContent>
                <mc:Choice Requires="wps">
                  <w:drawing>
                    <wp:anchor distT="0" distB="0" distL="114300" distR="114300" simplePos="0" relativeHeight="251667456" behindDoc="0" locked="0" layoutInCell="1" allowOverlap="1" wp14:anchorId="1C8CC427" wp14:editId="5F4DCFFA">
                      <wp:simplePos x="0" y="0"/>
                      <wp:positionH relativeFrom="column">
                        <wp:posOffset>4276090</wp:posOffset>
                      </wp:positionH>
                      <wp:positionV relativeFrom="paragraph">
                        <wp:posOffset>2412365</wp:posOffset>
                      </wp:positionV>
                      <wp:extent cx="168275" cy="916940"/>
                      <wp:effectExtent l="0" t="0" r="0" b="0"/>
                      <wp:wrapNone/>
                      <wp:docPr id="208832729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275" cy="916940"/>
                              </a:xfrm>
                              <a:prstGeom prst="rect">
                                <a:avLst/>
                              </a:prstGeom>
                              <a:solidFill>
                                <a:srgbClr val="CC99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7ED24A9D" id="Rectangle 12" o:spid="_x0000_s1026" style="position:absolute;margin-left:336.7pt;margin-top:189.95pt;width:13.25pt;height:7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" fillcolor="#c90">
                      <v:path arrowok="t"/>
                    </v:rect>
                  </w:pict>
                </mc:Fallback>
              </mc:AlternateContent>
            </w:r>
            <w:r>
              <w:rPr>
                <w:noProof/>
              </w:rPr>
              <mc:AlternateContent>
                <mc:Choice Requires="wps">
                  <w:drawing>
                    <wp:anchor distT="0" distB="0" distL="114300" distR="114300" simplePos="0" relativeHeight="251663360" behindDoc="0" locked="0" layoutInCell="1" allowOverlap="1" wp14:anchorId="4730926C" wp14:editId="2D6E0297">
                      <wp:simplePos x="0" y="0"/>
                      <wp:positionH relativeFrom="margin">
                        <wp:posOffset>2741930</wp:posOffset>
                      </wp:positionH>
                      <wp:positionV relativeFrom="paragraph">
                        <wp:posOffset>2409190</wp:posOffset>
                      </wp:positionV>
                      <wp:extent cx="281940" cy="912495"/>
                      <wp:effectExtent l="0" t="0" r="0" b="1905"/>
                      <wp:wrapNone/>
                      <wp:docPr id="127306273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 cy="912495"/>
                              </a:xfrm>
                              <a:prstGeom prst="rect">
                                <a:avLst/>
                              </a:prstGeom>
                              <a:solidFill>
                                <a:srgbClr val="CC99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90BE33" id="Rectangle 12" o:spid="_x0000_s1026" style="position:absolute;margin-left:215.9pt;margin-top:189.7pt;width:22.2pt;height:7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" fillcolor="#c90">
                      <v:path arrowok="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70662E06" wp14:editId="1B008DD9">
                      <wp:simplePos x="0" y="0"/>
                      <wp:positionH relativeFrom="column">
                        <wp:posOffset>3827780</wp:posOffset>
                      </wp:positionH>
                      <wp:positionV relativeFrom="paragraph">
                        <wp:posOffset>1489710</wp:posOffset>
                      </wp:positionV>
                      <wp:extent cx="2286635" cy="802640"/>
                      <wp:effectExtent l="0" t="0" r="0" b="0"/>
                      <wp:wrapNone/>
                      <wp:docPr id="172981132" name="Text Box 15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635" cy="802640"/>
                              </a:xfrm>
                              <a:prstGeom prst="rect">
                                <a:avLst/>
                              </a:prstGeom>
                              <a:solidFill>
                                <a:srgbClr val="FFFFFF"/>
                              </a:solidFill>
                              <a:ln w="9525">
                                <a:solidFill>
                                  <a:srgbClr val="000000"/>
                                </a:solidFill>
                                <a:miter lim="800000"/>
                                <a:headEnd/>
                                <a:tailEnd/>
                              </a:ln>
                            </wps:spPr>
                            <wps:txbx>
                              <w:txbxContent>
                                <w:p w14:paraId="2B2FFC32"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Span Fixed</w:t>
                                  </w:r>
                                </w:p>
                                <w:p w14:paraId="6AEAC4FB"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fixed</w:t>
                                  </w:r>
                                </w:p>
                                <w:p w14:paraId="4B93C193"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clearance value = Unknown </w:t>
                                  </w:r>
                                </w:p>
                                <w:p w14:paraId="7E760FEC" w14:textId="77777777" w:rsidR="00823210" w:rsidRPr="00F119D4" w:rsidRDefault="00823210" w:rsidP="00823210">
                                  <w:pPr>
                                    <w:rPr>
                                      <w:rFonts w:ascii="Arial" w:hAnsi="Arial" w:cs="Arial"/>
                                      <w:sz w:val="19"/>
                                      <w:szCs w:val="20"/>
                                    </w:rPr>
                                  </w:pPr>
                                  <w:r>
                                    <w:rPr>
                                      <w:rFonts w:ascii="Arial" w:hAnsi="Arial" w:cs="Arial"/>
                                      <w:sz w:val="19"/>
                                      <w:szCs w:val="20"/>
                                    </w:rPr>
                                    <w:t>information</w:t>
                                  </w:r>
                                </w:p>
                                <w:p w14:paraId="124DC3AD" w14:textId="77777777" w:rsidR="00823210" w:rsidRPr="00F119D4" w:rsidRDefault="00823210" w:rsidP="00823210">
                                  <w:pPr>
                                    <w:ind w:left="709" w:hanging="709"/>
                                    <w:rPr>
                                      <w:rFonts w:ascii="Arial" w:hAnsi="Arial" w:cs="Arial"/>
                                      <w:sz w:val="19"/>
                                      <w:szCs w:val="20"/>
                                    </w:rPr>
                                  </w:pPr>
                                  <w:r>
                                    <w:rPr>
                                      <w:rFonts w:ascii="Arial" w:hAnsi="Arial" w:cs="Arial"/>
                                      <w:sz w:val="19"/>
                                      <w:szCs w:val="20"/>
                                    </w:rPr>
                                    <w:t xml:space="preserve">     text</w:t>
                                  </w:r>
                                  <w:r w:rsidRPr="00F119D4">
                                    <w:rPr>
                                      <w:rFonts w:ascii="Arial" w:hAnsi="Arial" w:cs="Arial"/>
                                      <w:sz w:val="19"/>
                                      <w:szCs w:val="20"/>
                                    </w:rPr>
                                    <w:t xml:space="preserve"> = </w:t>
                                  </w:r>
                                  <w:r>
                                    <w:rPr>
                                      <w:rFonts w:ascii="Arial" w:hAnsi="Arial" w:cs="Arial"/>
                                      <w:i/>
                                      <w:iCs/>
                                      <w:sz w:val="19"/>
                                      <w:szCs w:val="20"/>
                                    </w:rPr>
                                    <w:t>N</w:t>
                                  </w:r>
                                  <w:r w:rsidRPr="00170602">
                                    <w:rPr>
                                      <w:rFonts w:ascii="Arial" w:hAnsi="Arial" w:cs="Arial"/>
                                      <w:i/>
                                      <w:iCs/>
                                      <w:sz w:val="19"/>
                                      <w:szCs w:val="20"/>
                                    </w:rPr>
                                    <w:t>o passage permitted</w:t>
                                  </w:r>
                                </w:p>
                              </w:txbxContent>
                            </wps:txbx>
                            <wps:bodyPr rot="0" vert="horz" wrap="square" lIns="85185" tIns="42592" rIns="85185" bIns="42592"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62E06" id="Text Box 15990" o:spid="_x0000_s1093" type="#_x0000_t202" style="position:absolute;left:0;text-align:left;margin-left:301.4pt;margin-top:117.3pt;width:180.05pt;height:6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">
                      <v:path arrowok="t"/>
                      <v:textbox inset="2.36625mm,1.1831mm,2.36625mm,1.1831mm">
                        <w:txbxContent>
                          <w:p w14:paraId="2B2FFC32"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Span Fixed</w:t>
                            </w:r>
                          </w:p>
                          <w:p w14:paraId="6AEAC4FB"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fixed</w:t>
                            </w:r>
                          </w:p>
                          <w:p w14:paraId="4B93C193"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clearance value = Unknown </w:t>
                            </w:r>
                          </w:p>
                          <w:p w14:paraId="7E760FEC" w14:textId="77777777" w:rsidR="00823210" w:rsidRPr="00F119D4" w:rsidRDefault="00823210" w:rsidP="00823210">
                            <w:pPr>
                              <w:rPr>
                                <w:rFonts w:ascii="Arial" w:hAnsi="Arial" w:cs="Arial"/>
                                <w:sz w:val="19"/>
                                <w:szCs w:val="20"/>
                              </w:rPr>
                            </w:pPr>
                            <w:r>
                              <w:rPr>
                                <w:rFonts w:ascii="Arial" w:hAnsi="Arial" w:cs="Arial"/>
                                <w:sz w:val="19"/>
                                <w:szCs w:val="20"/>
                              </w:rPr>
                              <w:t>information</w:t>
                            </w:r>
                          </w:p>
                          <w:p w14:paraId="124DC3AD" w14:textId="77777777" w:rsidR="00823210" w:rsidRPr="00F119D4" w:rsidRDefault="00823210" w:rsidP="00823210">
                            <w:pPr>
                              <w:ind w:left="709" w:hanging="709"/>
                              <w:rPr>
                                <w:rFonts w:ascii="Arial" w:hAnsi="Arial" w:cs="Arial"/>
                                <w:sz w:val="19"/>
                                <w:szCs w:val="20"/>
                              </w:rPr>
                            </w:pPr>
                            <w:r>
                              <w:rPr>
                                <w:rFonts w:ascii="Arial" w:hAnsi="Arial" w:cs="Arial"/>
                                <w:sz w:val="19"/>
                                <w:szCs w:val="20"/>
                              </w:rPr>
                              <w:t xml:space="preserve">     text</w:t>
                            </w:r>
                            <w:r w:rsidRPr="00F119D4">
                              <w:rPr>
                                <w:rFonts w:ascii="Arial" w:hAnsi="Arial" w:cs="Arial"/>
                                <w:sz w:val="19"/>
                                <w:szCs w:val="20"/>
                              </w:rPr>
                              <w:t xml:space="preserve"> = </w:t>
                            </w:r>
                            <w:r>
                              <w:rPr>
                                <w:rFonts w:ascii="Arial" w:hAnsi="Arial" w:cs="Arial"/>
                                <w:i/>
                                <w:iCs/>
                                <w:sz w:val="19"/>
                                <w:szCs w:val="20"/>
                              </w:rPr>
                              <w:t>N</w:t>
                            </w:r>
                            <w:r w:rsidRPr="00170602">
                              <w:rPr>
                                <w:rFonts w:ascii="Arial" w:hAnsi="Arial" w:cs="Arial"/>
                                <w:i/>
                                <w:iCs/>
                                <w:sz w:val="19"/>
                                <w:szCs w:val="20"/>
                              </w:rPr>
                              <w:t>o passage permitted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F4E866F" wp14:editId="028850E8">
                      <wp:simplePos x="0" y="0"/>
                      <wp:positionH relativeFrom="column">
                        <wp:posOffset>88265</wp:posOffset>
                      </wp:positionH>
                      <wp:positionV relativeFrom="paragraph">
                        <wp:posOffset>1489710</wp:posOffset>
                      </wp:positionV>
                      <wp:extent cx="2286635" cy="802640"/>
                      <wp:effectExtent l="0" t="0" r="0" b="0"/>
                      <wp:wrapNone/>
                      <wp:docPr id="762589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635" cy="802640"/>
                              </a:xfrm>
                              <a:prstGeom prst="rect">
                                <a:avLst/>
                              </a:prstGeom>
                              <a:solidFill>
                                <a:srgbClr val="FFFFFF"/>
                              </a:solidFill>
                              <a:ln w="9525">
                                <a:solidFill>
                                  <a:srgbClr val="000000"/>
                                </a:solidFill>
                                <a:miter lim="800000"/>
                                <a:headEnd/>
                                <a:tailEnd/>
                              </a:ln>
                            </wps:spPr>
                            <wps:txbx>
                              <w:txbxContent>
                                <w:p w14:paraId="4C588FC0"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Span Fixed</w:t>
                                  </w:r>
                                </w:p>
                                <w:p w14:paraId="7C8F92A9"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fixed</w:t>
                                  </w:r>
                                </w:p>
                                <w:p w14:paraId="2AFA5C66"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clearance value = Unknown </w:t>
                                  </w:r>
                                </w:p>
                                <w:p w14:paraId="61B78A65" w14:textId="77777777" w:rsidR="00823210" w:rsidRPr="00F119D4" w:rsidRDefault="00823210" w:rsidP="00823210">
                                  <w:pPr>
                                    <w:rPr>
                                      <w:rFonts w:ascii="Arial" w:hAnsi="Arial" w:cs="Arial"/>
                                      <w:sz w:val="19"/>
                                      <w:szCs w:val="20"/>
                                    </w:rPr>
                                  </w:pPr>
                                  <w:r>
                                    <w:rPr>
                                      <w:rFonts w:ascii="Arial" w:hAnsi="Arial" w:cs="Arial"/>
                                      <w:sz w:val="19"/>
                                      <w:szCs w:val="20"/>
                                    </w:rPr>
                                    <w:t>information</w:t>
                                  </w:r>
                                </w:p>
                                <w:p w14:paraId="5945409F" w14:textId="77777777" w:rsidR="00823210" w:rsidRPr="00F119D4" w:rsidRDefault="00823210" w:rsidP="00823210">
                                  <w:pPr>
                                    <w:ind w:left="709" w:hanging="709"/>
                                    <w:rPr>
                                      <w:rFonts w:ascii="Arial" w:hAnsi="Arial" w:cs="Arial"/>
                                      <w:sz w:val="19"/>
                                      <w:szCs w:val="20"/>
                                    </w:rPr>
                                  </w:pPr>
                                  <w:r>
                                    <w:rPr>
                                      <w:rFonts w:ascii="Arial" w:hAnsi="Arial" w:cs="Arial"/>
                                      <w:sz w:val="19"/>
                                      <w:szCs w:val="20"/>
                                    </w:rPr>
                                    <w:t xml:space="preserve">     text</w:t>
                                  </w:r>
                                  <w:r w:rsidRPr="00F119D4">
                                    <w:rPr>
                                      <w:rFonts w:ascii="Arial" w:hAnsi="Arial" w:cs="Arial"/>
                                      <w:sz w:val="19"/>
                                      <w:szCs w:val="20"/>
                                    </w:rPr>
                                    <w:t xml:space="preserve"> = </w:t>
                                  </w:r>
                                  <w:r>
                                    <w:rPr>
                                      <w:rFonts w:ascii="Arial" w:hAnsi="Arial" w:cs="Arial"/>
                                      <w:i/>
                                      <w:iCs/>
                                      <w:sz w:val="19"/>
                                      <w:szCs w:val="20"/>
                                    </w:rPr>
                                    <w:t>N</w:t>
                                  </w:r>
                                  <w:r w:rsidRPr="00170602">
                                    <w:rPr>
                                      <w:rFonts w:ascii="Arial" w:hAnsi="Arial" w:cs="Arial"/>
                                      <w:i/>
                                      <w:iCs/>
                                      <w:sz w:val="19"/>
                                      <w:szCs w:val="20"/>
                                    </w:rPr>
                                    <w:t>o passage permitted</w:t>
                                  </w:r>
                                </w:p>
                              </w:txbxContent>
                            </wps:txbx>
                            <wps:bodyPr rot="0" vert="horz" wrap="square" lIns="85185" tIns="42592" rIns="85185" bIns="42592"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4E866F" id="Text Box 25" o:spid="_x0000_s1094" type="#_x0000_t202" style="position:absolute;left:0;text-align:left;margin-left:6.95pt;margin-top:117.3pt;width:180.05pt;height:6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">
                      <v:path arrowok="t"/>
                      <v:textbox inset="2.36625mm,1.1831mm,2.36625mm,1.1831mm">
                        <w:txbxContent>
                          <w:p w14:paraId="4C588FC0"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Span Fixed</w:t>
                            </w:r>
                          </w:p>
                          <w:p w14:paraId="7C8F92A9"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fixed</w:t>
                            </w:r>
                          </w:p>
                          <w:p w14:paraId="2AFA5C66"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clearance value = Unknown </w:t>
                            </w:r>
                          </w:p>
                          <w:p w14:paraId="61B78A65" w14:textId="77777777" w:rsidR="00823210" w:rsidRPr="00F119D4" w:rsidRDefault="00823210" w:rsidP="00823210">
                            <w:pPr>
                              <w:rPr>
                                <w:rFonts w:ascii="Arial" w:hAnsi="Arial" w:cs="Arial"/>
                                <w:sz w:val="19"/>
                                <w:szCs w:val="20"/>
                              </w:rPr>
                            </w:pPr>
                            <w:r>
                              <w:rPr>
                                <w:rFonts w:ascii="Arial" w:hAnsi="Arial" w:cs="Arial"/>
                                <w:sz w:val="19"/>
                                <w:szCs w:val="20"/>
                              </w:rPr>
                              <w:t>information</w:t>
                            </w:r>
                          </w:p>
                          <w:p w14:paraId="5945409F" w14:textId="77777777" w:rsidR="00823210" w:rsidRPr="00F119D4" w:rsidRDefault="00823210" w:rsidP="00823210">
                            <w:pPr>
                              <w:ind w:left="709" w:hanging="709"/>
                              <w:rPr>
                                <w:rFonts w:ascii="Arial" w:hAnsi="Arial" w:cs="Arial"/>
                                <w:sz w:val="19"/>
                                <w:szCs w:val="20"/>
                              </w:rPr>
                            </w:pPr>
                            <w:r>
                              <w:rPr>
                                <w:rFonts w:ascii="Arial" w:hAnsi="Arial" w:cs="Arial"/>
                                <w:sz w:val="19"/>
                                <w:szCs w:val="20"/>
                              </w:rPr>
                              <w:t xml:space="preserve">     text</w:t>
                            </w:r>
                            <w:r w:rsidRPr="00F119D4">
                              <w:rPr>
                                <w:rFonts w:ascii="Arial" w:hAnsi="Arial" w:cs="Arial"/>
                                <w:sz w:val="19"/>
                                <w:szCs w:val="20"/>
                              </w:rPr>
                              <w:t xml:space="preserve"> = </w:t>
                            </w:r>
                            <w:r>
                              <w:rPr>
                                <w:rFonts w:ascii="Arial" w:hAnsi="Arial" w:cs="Arial"/>
                                <w:i/>
                                <w:iCs/>
                                <w:sz w:val="19"/>
                                <w:szCs w:val="20"/>
                              </w:rPr>
                              <w:t>N</w:t>
                            </w:r>
                            <w:r w:rsidRPr="00170602">
                              <w:rPr>
                                <w:rFonts w:ascii="Arial" w:hAnsi="Arial" w:cs="Arial"/>
                                <w:i/>
                                <w:iCs/>
                                <w:sz w:val="19"/>
                                <w:szCs w:val="20"/>
                              </w:rPr>
                              <w:t>o passage permitted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2947C11" wp14:editId="55688353">
                      <wp:simplePos x="0" y="0"/>
                      <wp:positionH relativeFrom="column">
                        <wp:posOffset>2372995</wp:posOffset>
                      </wp:positionH>
                      <wp:positionV relativeFrom="paragraph">
                        <wp:posOffset>3682365</wp:posOffset>
                      </wp:positionV>
                      <wp:extent cx="1487170" cy="570230"/>
                      <wp:effectExtent l="0" t="0" r="0" b="1270"/>
                      <wp:wrapNone/>
                      <wp:docPr id="17042754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7170" cy="570230"/>
                              </a:xfrm>
                              <a:prstGeom prst="rect">
                                <a:avLst/>
                              </a:prstGeom>
                              <a:solidFill>
                                <a:srgbClr val="FFFFFF"/>
                              </a:solidFill>
                              <a:ln w="9525">
                                <a:solidFill>
                                  <a:srgbClr val="000000"/>
                                </a:solidFill>
                                <a:miter lim="800000"/>
                                <a:headEnd/>
                                <a:tailEnd/>
                              </a:ln>
                            </wps:spPr>
                            <wps:txbx>
                              <w:txbxContent>
                                <w:p w14:paraId="50CCFE3C"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Pylon/Bridge Support</w:t>
                                  </w:r>
                                </w:p>
                                <w:p w14:paraId="634221E8"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category of pylon = </w:t>
                                  </w:r>
                                  <w:r w:rsidRPr="001C48E7">
                                    <w:rPr>
                                      <w:rFonts w:ascii="Arial" w:hAnsi="Arial" w:cs="Arial"/>
                                      <w:i/>
                                      <w:sz w:val="19"/>
                                      <w:szCs w:val="20"/>
                                      <w:lang w:val="en-US"/>
                                    </w:rPr>
                                    <w:t>4</w:t>
                                  </w:r>
                                  <w:r w:rsidRPr="001C48E7">
                                    <w:rPr>
                                      <w:rFonts w:ascii="Arial" w:hAnsi="Arial" w:cs="Arial"/>
                                      <w:sz w:val="19"/>
                                      <w:szCs w:val="20"/>
                                      <w:lang w:val="en-US"/>
                                    </w:rPr>
                                    <w:t xml:space="preserve"> (bridge pylon/tower)</w:t>
                                  </w:r>
                                </w:p>
                              </w:txbxContent>
                            </wps:txbx>
                            <wps:bodyPr rot="0" vert="horz" wrap="square" lIns="72000" tIns="42592" rIns="72000" bIns="42592"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947C11" id="Text Box 6" o:spid="_x0000_s1095" type="#_x0000_t202" style="position:absolute;left:0;text-align:left;margin-left:186.85pt;margin-top:289.95pt;width:117.1pt;height:4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">
                      <v:path arrowok="t"/>
                      <v:textbox inset="2mm,1.1831mm,2mm,1.1831mm">
                        <w:txbxContent>
                          <w:p w14:paraId="50CCFE3C"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Pylon/Bridge Support</w:t>
                            </w:r>
                          </w:p>
                          <w:p w14:paraId="634221E8"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category of pylon = </w:t>
                            </w:r>
                            <w:r w:rsidRPr="001C48E7">
                              <w:rPr>
                                <w:rFonts w:ascii="Arial" w:hAnsi="Arial" w:cs="Arial"/>
                                <w:i/>
                                <w:sz w:val="19"/>
                                <w:szCs w:val="20"/>
                                <w:lang w:val="en-US"/>
                              </w:rPr>
                              <w:t>4</w:t>
                            </w:r>
                            <w:r w:rsidRPr="001C48E7">
                              <w:rPr>
                                <w:rFonts w:ascii="Arial" w:hAnsi="Arial" w:cs="Arial"/>
                                <w:sz w:val="19"/>
                                <w:szCs w:val="20"/>
                                <w:lang w:val="en-US"/>
                              </w:rPr>
                              <w:t xml:space="preserve"> (bridge pylon/tower)</w:t>
                            </w:r>
                          </w:p>
                        </w:txbxContent>
                      </v:textbox>
                    </v:shape>
                  </w:pict>
                </mc:Fallback>
              </mc:AlternateContent>
            </w:r>
            <w:r>
              <w:rPr>
                <w:b/>
                <w:u w:val="single"/>
                <w:lang w:val="en-GB"/>
              </w:rPr>
              <w:t xml:space="preserve">LIFTING </w:t>
            </w:r>
            <w:r w:rsidRPr="00B63849">
              <w:rPr>
                <w:b/>
                <w:u w:val="single"/>
                <w:lang w:val="en-GB"/>
              </w:rPr>
              <w:t>BRIDGE</w:t>
            </w:r>
            <w:r>
              <w:rPr>
                <w:noProof/>
              </w:rPr>
              <mc:AlternateContent>
                <mc:Choice Requires="wps">
                  <w:drawing>
                    <wp:anchor distT="0" distB="0" distL="114299" distR="114299" simplePos="0" relativeHeight="251670528" behindDoc="0" locked="0" layoutInCell="1" allowOverlap="1" wp14:anchorId="2582EE41" wp14:editId="2AFB0B0E">
                      <wp:simplePos x="0" y="0"/>
                      <wp:positionH relativeFrom="column">
                        <wp:posOffset>2889249</wp:posOffset>
                      </wp:positionH>
                      <wp:positionV relativeFrom="paragraph">
                        <wp:posOffset>3165475</wp:posOffset>
                      </wp:positionV>
                      <wp:extent cx="0" cy="513715"/>
                      <wp:effectExtent l="63500" t="25400" r="25400" b="0"/>
                      <wp:wrapNone/>
                      <wp:docPr id="170956925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513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0C49147" id="Line 22"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7.5pt,249.25pt" to="227.5pt,2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">
                      <v:stroke endarrow="block"/>
                      <o:lock v:ext="edit" shapetype="f"/>
                    </v:line>
                  </w:pict>
                </mc:Fallback>
              </mc:AlternateContent>
            </w:r>
            <w:r>
              <w:rPr>
                <w:noProof/>
              </w:rPr>
              <mc:AlternateContent>
                <mc:Choice Requires="wpg">
                  <w:drawing>
                    <wp:anchor distT="0" distB="0" distL="114300" distR="114300" simplePos="0" relativeHeight="251662336" behindDoc="0" locked="0" layoutInCell="1" allowOverlap="1" wp14:anchorId="7BE3F0F3" wp14:editId="729F8473">
                      <wp:simplePos x="0" y="0"/>
                      <wp:positionH relativeFrom="column">
                        <wp:posOffset>161925</wp:posOffset>
                      </wp:positionH>
                      <wp:positionV relativeFrom="paragraph">
                        <wp:posOffset>257175</wp:posOffset>
                      </wp:positionV>
                      <wp:extent cx="5959475" cy="4972050"/>
                      <wp:effectExtent l="0" t="0" r="0" b="0"/>
                      <wp:wrapTopAndBottom/>
                      <wp:docPr id="1114172393" name="Group 1113226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9475" cy="4972050"/>
                                <a:chOff x="2313" y="-2150"/>
                                <a:chExt cx="7285" cy="6003"/>
                              </a:xfrm>
                            </wpg:grpSpPr>
                            <wps:wsp>
                              <wps:cNvPr id="1201761243" name="AutoShape 3"/>
                              <wps:cNvSpPr>
                                <a:spLocks/>
                              </wps:cNvSpPr>
                              <wps:spPr bwMode="auto">
                                <a:xfrm>
                                  <a:off x="2313" y="-2150"/>
                                  <a:ext cx="7285" cy="6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525102" name="Rectangle 4"/>
                              <wps:cNvSpPr>
                                <a:spLocks/>
                              </wps:cNvSpPr>
                              <wps:spPr bwMode="auto">
                                <a:xfrm>
                                  <a:off x="2872" y="362"/>
                                  <a:ext cx="5592" cy="1258"/>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1741093534" name="Rectangle 8"/>
                              <wps:cNvSpPr>
                                <a:spLocks/>
                              </wps:cNvSpPr>
                              <wps:spPr bwMode="auto">
                                <a:xfrm>
                                  <a:off x="2872" y="553"/>
                                  <a:ext cx="5589" cy="8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8134688" name="Rectangle 9"/>
                              <wps:cNvSpPr>
                                <a:spLocks/>
                              </wps:cNvSpPr>
                              <wps:spPr bwMode="auto">
                                <a:xfrm>
                                  <a:off x="2872" y="607"/>
                                  <a:ext cx="5589" cy="709"/>
                                </a:xfrm>
                                <a:prstGeom prst="rect">
                                  <a:avLst/>
                                </a:prstGeom>
                                <a:solidFill>
                                  <a:srgbClr val="CC9900">
                                    <a:alpha val="27058"/>
                                  </a:srgbClr>
                                </a:solidFill>
                                <a:ln w="9525">
                                  <a:solidFill>
                                    <a:srgbClr val="000000"/>
                                  </a:solidFill>
                                  <a:prstDash val="dashDot"/>
                                  <a:miter lim="800000"/>
                                  <a:headEnd/>
                                  <a:tailEnd/>
                                </a:ln>
                              </wps:spPr>
                              <wps:bodyPr rot="0" vert="horz" wrap="square" lIns="251999" tIns="45720" rIns="91440" bIns="45720" anchor="t" anchorCtr="0" upright="1">
                                <a:noAutofit/>
                              </wps:bodyPr>
                            </wps:wsp>
                            <wps:wsp>
                              <wps:cNvPr id="544787347" name="Rectangle 15970"/>
                              <wps:cNvSpPr>
                                <a:spLocks/>
                              </wps:cNvSpPr>
                              <wps:spPr bwMode="auto">
                                <a:xfrm>
                                  <a:off x="3711" y="443"/>
                                  <a:ext cx="206" cy="1092"/>
                                </a:xfrm>
                                <a:prstGeom prst="rect">
                                  <a:avLst/>
                                </a:prstGeom>
                                <a:solidFill>
                                  <a:srgbClr val="CC9900"/>
                                </a:solidFill>
                                <a:ln w="9525">
                                  <a:solidFill>
                                    <a:srgbClr val="000000"/>
                                  </a:solidFill>
                                  <a:miter lim="800000"/>
                                  <a:headEnd/>
                                  <a:tailEnd/>
                                </a:ln>
                              </wps:spPr>
                              <wps:bodyPr rot="0" vert="horz" wrap="square" lIns="91440" tIns="45720" rIns="91440" bIns="45720" anchor="t" anchorCtr="0" upright="1">
                                <a:noAutofit/>
                              </wps:bodyPr>
                            </wps:wsp>
                            <wps:wsp>
                              <wps:cNvPr id="868761075" name="Line 14"/>
                              <wps:cNvCnPr>
                                <a:cxnSpLocks/>
                              </wps:cNvCnPr>
                              <wps:spPr bwMode="auto">
                                <a:xfrm>
                                  <a:off x="3290" y="127"/>
                                  <a:ext cx="144" cy="6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8532133" name="Line 16"/>
                              <wps:cNvCnPr>
                                <a:cxnSpLocks/>
                              </wps:cNvCnPr>
                              <wps:spPr bwMode="auto">
                                <a:xfrm>
                                  <a:off x="5858" y="-1323"/>
                                  <a:ext cx="30" cy="330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38481134" name="Line 17"/>
                              <wps:cNvCnPr>
                                <a:cxnSpLocks/>
                              </wps:cNvCnPr>
                              <wps:spPr bwMode="auto">
                                <a:xfrm flipH="1">
                                  <a:off x="4336" y="-1345"/>
                                  <a:ext cx="574" cy="644"/>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91029950" name="Line 18"/>
                              <wps:cNvCnPr>
                                <a:cxnSpLocks/>
                              </wps:cNvCnPr>
                              <wps:spPr bwMode="auto">
                                <a:xfrm flipH="1">
                                  <a:off x="4257" y="-1345"/>
                                  <a:ext cx="874" cy="325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81516664" name="Line 19"/>
                              <wps:cNvCnPr>
                                <a:cxnSpLocks/>
                              </wps:cNvCnPr>
                              <wps:spPr bwMode="auto">
                                <a:xfrm>
                                  <a:off x="6086" y="-1331"/>
                                  <a:ext cx="1001" cy="3217"/>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74186646" name="Line 20"/>
                              <wps:cNvCnPr>
                                <a:cxnSpLocks/>
                              </wps:cNvCnPr>
                              <wps:spPr bwMode="auto">
                                <a:xfrm>
                                  <a:off x="6794" y="-1345"/>
                                  <a:ext cx="817" cy="679"/>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61990491" name="Line 15977"/>
                              <wps:cNvCnPr>
                                <a:cxnSpLocks/>
                              </wps:cNvCnPr>
                              <wps:spPr bwMode="auto">
                                <a:xfrm flipH="1">
                                  <a:off x="7902" y="119"/>
                                  <a:ext cx="258" cy="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060776" name="Line 15978"/>
                              <wps:cNvCnPr>
                                <a:cxnSpLocks/>
                              </wps:cNvCnPr>
                              <wps:spPr bwMode="auto">
                                <a:xfrm flipH="1" flipV="1">
                                  <a:off x="7198" y="1162"/>
                                  <a:ext cx="3" cy="7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6945770" name="Text Box 24"/>
                              <wps:cNvSpPr txBox="1">
                                <a:spLocks/>
                              </wps:cNvSpPr>
                              <wps:spPr bwMode="auto">
                                <a:xfrm>
                                  <a:off x="4723" y="-1262"/>
                                  <a:ext cx="2410" cy="470"/>
                                </a:xfrm>
                                <a:prstGeom prst="rect">
                                  <a:avLst/>
                                </a:prstGeom>
                                <a:solidFill>
                                  <a:srgbClr val="FFFFFF"/>
                                </a:solidFill>
                                <a:ln w="9525">
                                  <a:solidFill>
                                    <a:srgbClr val="000000"/>
                                  </a:solidFill>
                                  <a:miter lim="800000"/>
                                  <a:headEnd/>
                                  <a:tailEnd/>
                                </a:ln>
                              </wps:spPr>
                              <wps:txbx>
                                <w:txbxContent>
                                  <w:p w14:paraId="7B1BA083" w14:textId="77777777" w:rsidR="00823210" w:rsidRPr="001C48E7" w:rsidRDefault="00823210" w:rsidP="00823210">
                                    <w:pPr>
                                      <w:jc w:val="center"/>
                                      <w:rPr>
                                        <w:rFonts w:ascii="Arial" w:hAnsi="Arial" w:cs="Arial"/>
                                        <w:i/>
                                        <w:sz w:val="23"/>
                                        <w:lang w:val="en-US"/>
                                      </w:rPr>
                                    </w:pPr>
                                    <w:r w:rsidRPr="001C48E7">
                                      <w:rPr>
                                        <w:rFonts w:ascii="Arial" w:hAnsi="Arial" w:cs="Arial"/>
                                        <w:i/>
                                        <w:sz w:val="23"/>
                                        <w:lang w:val="en-US"/>
                                      </w:rPr>
                                      <w:t>The Component(s)</w:t>
                                    </w:r>
                                  </w:p>
                                  <w:p w14:paraId="6DE9BC9F" w14:textId="77777777" w:rsidR="00823210" w:rsidRPr="001C48E7" w:rsidRDefault="00823210" w:rsidP="00823210">
                                    <w:pPr>
                                      <w:jc w:val="center"/>
                                      <w:rPr>
                                        <w:rFonts w:ascii="Arial" w:hAnsi="Arial" w:cs="Arial"/>
                                        <w:i/>
                                        <w:sz w:val="23"/>
                                        <w:lang w:val="en-US"/>
                                      </w:rPr>
                                    </w:pPr>
                                    <w:r w:rsidRPr="001C48E7">
                                      <w:rPr>
                                        <w:rFonts w:ascii="Arial" w:hAnsi="Arial" w:cs="Arial"/>
                                        <w:i/>
                                        <w:sz w:val="18"/>
                                        <w:szCs w:val="18"/>
                                        <w:lang w:val="en-US"/>
                                      </w:rPr>
                                      <w:t>(associated by Bridge Aggregation)</w:t>
                                    </w:r>
                                  </w:p>
                                </w:txbxContent>
                              </wps:txbx>
                              <wps:bodyPr rot="0" vert="horz" wrap="square" lIns="85185" tIns="42592" rIns="85185" bIns="42592" anchor="t" anchorCtr="0" upright="1">
                                <a:noAutofit/>
                              </wps:bodyPr>
                            </wps:wsp>
                            <wps:wsp>
                              <wps:cNvPr id="1001191971" name="Text Box 15"/>
                              <wps:cNvSpPr txBox="1">
                                <a:spLocks/>
                              </wps:cNvSpPr>
                              <wps:spPr bwMode="auto">
                                <a:xfrm>
                                  <a:off x="4357" y="-2127"/>
                                  <a:ext cx="3825" cy="796"/>
                                </a:xfrm>
                                <a:prstGeom prst="rect">
                                  <a:avLst/>
                                </a:prstGeom>
                                <a:solidFill>
                                  <a:srgbClr val="FFFFFF"/>
                                </a:solidFill>
                                <a:ln w="9525">
                                  <a:solidFill>
                                    <a:srgbClr val="000000"/>
                                  </a:solidFill>
                                  <a:miter lim="800000"/>
                                  <a:headEnd/>
                                  <a:tailEnd/>
                                </a:ln>
                              </wps:spPr>
                              <wps:txbx>
                                <w:txbxContent>
                                  <w:p w14:paraId="3AF60358"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 xml:space="preserve">Bridge </w:t>
                                    </w:r>
                                    <w:r w:rsidRPr="001C48E7">
                                      <w:rPr>
                                        <w:rFonts w:ascii="Arial" w:hAnsi="Arial" w:cs="Arial"/>
                                        <w:sz w:val="19"/>
                                        <w:szCs w:val="20"/>
                                        <w:lang w:val="en-US"/>
                                      </w:rPr>
                                      <w:t>feature (surface): Geometry of all components</w:t>
                                    </w:r>
                                  </w:p>
                                  <w:p w14:paraId="0AEB09E2"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category of opening bridge = </w:t>
                                    </w:r>
                                    <w:r w:rsidRPr="001C48E7">
                                      <w:rPr>
                                        <w:rFonts w:ascii="Arial" w:hAnsi="Arial" w:cs="Arial"/>
                                        <w:i/>
                                        <w:sz w:val="19"/>
                                        <w:szCs w:val="20"/>
                                        <w:lang w:val="en-US"/>
                                      </w:rPr>
                                      <w:t>4</w:t>
                                    </w:r>
                                    <w:r w:rsidRPr="001C48E7">
                                      <w:rPr>
                                        <w:rFonts w:ascii="Arial" w:hAnsi="Arial" w:cs="Arial"/>
                                        <w:sz w:val="19"/>
                                        <w:szCs w:val="20"/>
                                        <w:lang w:val="en-US"/>
                                      </w:rPr>
                                      <w:t xml:space="preserve"> (lifting bridge)</w:t>
                                    </w:r>
                                  </w:p>
                                  <w:p w14:paraId="75E6DE71"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feature name = </w:t>
                                    </w:r>
                                    <w:r w:rsidRPr="001C48E7">
                                      <w:rPr>
                                        <w:rFonts w:ascii="Arial" w:hAnsi="Arial" w:cs="Arial"/>
                                        <w:i/>
                                        <w:sz w:val="19"/>
                                        <w:szCs w:val="20"/>
                                        <w:lang w:val="en-US"/>
                                      </w:rPr>
                                      <w:t>Botlekbrug</w:t>
                                    </w:r>
                                  </w:p>
                                  <w:p w14:paraId="34F08FDC"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opening bridge = </w:t>
                                    </w:r>
                                    <w:r w:rsidRPr="001C48E7">
                                      <w:rPr>
                                        <w:rFonts w:ascii="Arial" w:hAnsi="Arial" w:cs="Arial"/>
                                        <w:i/>
                                        <w:sz w:val="19"/>
                                        <w:szCs w:val="20"/>
                                        <w:lang w:val="en-US"/>
                                      </w:rPr>
                                      <w:t>True</w:t>
                                    </w:r>
                                  </w:p>
                                </w:txbxContent>
                              </wps:txbx>
                              <wps:bodyPr rot="0" vert="horz" wrap="square" lIns="85185" tIns="42592" rIns="85185" bIns="42592"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3F0F3" id="Group 1113226332" o:spid="_x0000_s1096" style="position:absolute;left:0;text-align:left;margin-left:12.75pt;margin-top:20.25pt;width:469.25pt;height:391.5pt;z-index:251662336" coordorigin="2313,-2150" coordsize="7285,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">
                      <v:rect id="AutoShape 3" o:spid="_x0000_s1097" style="position:absolute;left:2313;top:-2150;width:7285;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" filled="f" stroked="f">
                        <v:path arrowok="t"/>
                      </v:rect>
                      <v:rect id="Rectangle 4" o:spid="_x0000_s1098" style="position:absolute;left:2872;top:362;width:5592;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" fillcolor="#9cf">
                        <v:path arrowok="t"/>
                      </v:rect>
                      <v:rect id="Rectangle 8" o:spid="_x0000_s1099" style="position:absolute;left:2872;top:553;width:5589;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">
                        <v:path arrowok="t"/>
                      </v:rect>
                      <v:rect id="Rectangle 9" o:spid="_x0000_s1100" style="position:absolute;left:2872;top:607;width:5589;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" fillcolor="#c90">
                        <v:fill opacity="17733f"/>
                        <v:stroke dashstyle="dashDot"/>
                        <v:path arrowok="t"/>
                        <v:textbox inset="6.99997mm"/>
                      </v:rect>
                      <v:rect id="Rectangle 15970" o:spid="_x0000_s1101" style="position:absolute;left:3711;top:443;width:206;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" fillcolor="#c90">
                        <v:path arrowok="t"/>
                      </v:rect>
                      <v:line id="Line 14" o:spid="_x0000_s1102" style="position:absolute;visibility:visible;mso-wrap-style:square" from="3290,127" to="343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">
                        <v:stroke endarrow="block"/>
                        <o:lock v:ext="edit" shapetype="f"/>
                      </v:line>
                      <v:line id="Line 16" o:spid="_x0000_s1103" style="position:absolute;visibility:visible;mso-wrap-style:square" from="5858,-1323" to="5888,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" strokecolor="red">
                        <v:stroke endarrow="block"/>
                        <o:lock v:ext="edit" shapetype="f"/>
                      </v:line>
                      <v:line id="Line 17" o:spid="_x0000_s1104" style="position:absolute;flip:x;visibility:visible;mso-wrap-style:square" from="4336,-1345" to="49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" strokecolor="red">
                        <v:stroke endarrow="block"/>
                        <o:lock v:ext="edit" shapetype="f"/>
                      </v:line>
                      <v:line id="Line 18" o:spid="_x0000_s1105" style="position:absolute;flip:x;visibility:visible;mso-wrap-style:square" from="4257,-1345" to="5131,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" strokecolor="red">
                        <v:stroke endarrow="block"/>
                        <o:lock v:ext="edit" shapetype="f"/>
                      </v:line>
                      <v:line id="Line 19" o:spid="_x0000_s1106" style="position:absolute;visibility:visible;mso-wrap-style:square" from="6086,-1331" to="7087,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" strokecolor="red">
                        <v:stroke endarrow="block"/>
                        <o:lock v:ext="edit" shapetype="f"/>
                      </v:line>
                      <v:line id="Line 20" o:spid="_x0000_s1107" style="position:absolute;visibility:visible;mso-wrap-style:square" from="6794,-1345" to="761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" strokecolor="red">
                        <v:stroke endarrow="block"/>
                        <o:lock v:ext="edit" shapetype="f"/>
                      </v:line>
                      <v:line id="Line 15977" o:spid="_x0000_s1108" style="position:absolute;flip:x;visibility:visible;mso-wrap-style:square" from="7902,119" to="816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">
                        <v:stroke endarrow="block"/>
                        <o:lock v:ext="edit" shapetype="f"/>
                      </v:line>
                      <v:line id="Line 15978" o:spid="_x0000_s1109" style="position:absolute;flip:x y;visibility:visible;mso-wrap-style:square" from="7198,1162" to="7201,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">
                        <v:stroke endarrow="block"/>
                        <o:lock v:ext="edit" shapetype="f"/>
                      </v:line>
                      <v:shape id="Text Box 24" o:spid="_x0000_s1110" type="#_x0000_t202" style="position:absolute;left:4723;top:-1262;width:241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">
                        <v:path arrowok="t"/>
                        <v:textbox inset="2.36625mm,1.1831mm,2.36625mm,1.1831mm">
                          <w:txbxContent>
                            <w:p w14:paraId="7B1BA083" w14:textId="77777777" w:rsidR="00823210" w:rsidRPr="001C48E7" w:rsidRDefault="00823210" w:rsidP="00823210">
                              <w:pPr>
                                <w:jc w:val="center"/>
                                <w:rPr>
                                  <w:rFonts w:ascii="Arial" w:hAnsi="Arial" w:cs="Arial"/>
                                  <w:i/>
                                  <w:sz w:val="23"/>
                                  <w:lang w:val="en-US"/>
                                </w:rPr>
                              </w:pPr>
                              <w:r w:rsidRPr="001C48E7">
                                <w:rPr>
                                  <w:rFonts w:ascii="Arial" w:hAnsi="Arial" w:cs="Arial"/>
                                  <w:i/>
                                  <w:sz w:val="23"/>
                                  <w:lang w:val="en-US"/>
                                </w:rPr>
                                <w:t>The Component(s)</w:t>
                              </w:r>
                            </w:p>
                            <w:p w14:paraId="6DE9BC9F" w14:textId="77777777" w:rsidR="00823210" w:rsidRPr="001C48E7" w:rsidRDefault="00823210" w:rsidP="00823210">
                              <w:pPr>
                                <w:jc w:val="center"/>
                                <w:rPr>
                                  <w:rFonts w:ascii="Arial" w:hAnsi="Arial" w:cs="Arial"/>
                                  <w:i/>
                                  <w:sz w:val="23"/>
                                  <w:lang w:val="en-US"/>
                                </w:rPr>
                              </w:pPr>
                              <w:r w:rsidRPr="001C48E7">
                                <w:rPr>
                                  <w:rFonts w:ascii="Arial" w:hAnsi="Arial" w:cs="Arial"/>
                                  <w:i/>
                                  <w:sz w:val="18"/>
                                  <w:szCs w:val="18"/>
                                  <w:lang w:val="en-US"/>
                                </w:rPr>
                                <w:t>(associated by Bridge Aggregation)</w:t>
                              </w:r>
                            </w:p>
                          </w:txbxContent>
                        </v:textbox>
                      </v:shape>
                      <v:shape id="Text Box 15" o:spid="_x0000_s1111" type="#_x0000_t202" style="position:absolute;left:4357;top:-2127;width:3825;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">
                        <v:path arrowok="t"/>
                        <v:textbox inset="2.36625mm,1.1831mm,2.36625mm,1.1831mm">
                          <w:txbxContent>
                            <w:p w14:paraId="3AF60358"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 xml:space="preserve">Bridge </w:t>
                              </w:r>
                              <w:r w:rsidRPr="001C48E7">
                                <w:rPr>
                                  <w:rFonts w:ascii="Arial" w:hAnsi="Arial" w:cs="Arial"/>
                                  <w:sz w:val="19"/>
                                  <w:szCs w:val="20"/>
                                  <w:lang w:val="en-US"/>
                                </w:rPr>
                                <w:t>feature (surface): Geometry of all components</w:t>
                              </w:r>
                            </w:p>
                            <w:p w14:paraId="0AEB09E2"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category of opening bridge = </w:t>
                              </w:r>
                              <w:r w:rsidRPr="001C48E7">
                                <w:rPr>
                                  <w:rFonts w:ascii="Arial" w:hAnsi="Arial" w:cs="Arial"/>
                                  <w:i/>
                                  <w:sz w:val="19"/>
                                  <w:szCs w:val="20"/>
                                  <w:lang w:val="en-US"/>
                                </w:rPr>
                                <w:t>4</w:t>
                              </w:r>
                              <w:r w:rsidRPr="001C48E7">
                                <w:rPr>
                                  <w:rFonts w:ascii="Arial" w:hAnsi="Arial" w:cs="Arial"/>
                                  <w:sz w:val="19"/>
                                  <w:szCs w:val="20"/>
                                  <w:lang w:val="en-US"/>
                                </w:rPr>
                                <w:t xml:space="preserve"> (lifting bridge)</w:t>
                              </w:r>
                            </w:p>
                            <w:p w14:paraId="75E6DE71"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feature name = </w:t>
                              </w:r>
                              <w:r w:rsidRPr="001C48E7">
                                <w:rPr>
                                  <w:rFonts w:ascii="Arial" w:hAnsi="Arial" w:cs="Arial"/>
                                  <w:i/>
                                  <w:sz w:val="19"/>
                                  <w:szCs w:val="20"/>
                                  <w:lang w:val="en-US"/>
                                </w:rPr>
                                <w:t>Botlekbrug</w:t>
                              </w:r>
                            </w:p>
                            <w:p w14:paraId="34F08FDC"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opening bridge = </w:t>
                              </w:r>
                              <w:r w:rsidRPr="001C48E7">
                                <w:rPr>
                                  <w:rFonts w:ascii="Arial" w:hAnsi="Arial" w:cs="Arial"/>
                                  <w:i/>
                                  <w:sz w:val="19"/>
                                  <w:szCs w:val="20"/>
                                  <w:lang w:val="en-US"/>
                                </w:rPr>
                                <w:t>True</w:t>
                              </w:r>
                            </w:p>
                          </w:txbxContent>
                        </v:textbox>
                      </v:shape>
                      <w10:wrap type="topAndBottom"/>
                    </v:group>
                  </w:pict>
                </mc:Fallback>
              </mc:AlternateContent>
            </w:r>
            <w:r>
              <w:rPr>
                <w:noProof/>
              </w:rPr>
              <mc:AlternateContent>
                <mc:Choice Requires="wps">
                  <w:drawing>
                    <wp:anchor distT="0" distB="0" distL="114300" distR="114300" simplePos="0" relativeHeight="251665408" behindDoc="0" locked="0" layoutInCell="1" allowOverlap="1" wp14:anchorId="6CA91873" wp14:editId="2E1BEA8A">
                      <wp:simplePos x="0" y="0"/>
                      <wp:positionH relativeFrom="column">
                        <wp:posOffset>1652905</wp:posOffset>
                      </wp:positionH>
                      <wp:positionV relativeFrom="paragraph">
                        <wp:posOffset>2994025</wp:posOffset>
                      </wp:positionV>
                      <wp:extent cx="13970" cy="625475"/>
                      <wp:effectExtent l="63500" t="25400" r="24130" b="0"/>
                      <wp:wrapNone/>
                      <wp:docPr id="171910999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3970" cy="625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F69653E" id="Line 22"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235.75pt" to="131.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">
                      <v:stroke endarrow="block"/>
                      <o:lock v:ext="edit" shapetype="f"/>
                    </v:line>
                  </w:pict>
                </mc:Fallback>
              </mc:AlternateContent>
            </w:r>
            <w:r>
              <w:rPr>
                <w:noProof/>
              </w:rPr>
              <mc:AlternateContent>
                <mc:Choice Requires="wps">
                  <w:drawing>
                    <wp:anchor distT="0" distB="0" distL="114300" distR="114300" simplePos="0" relativeHeight="251664384" behindDoc="0" locked="0" layoutInCell="1" allowOverlap="1" wp14:anchorId="0001863B" wp14:editId="55872D98">
                      <wp:simplePos x="0" y="0"/>
                      <wp:positionH relativeFrom="column">
                        <wp:posOffset>3962400</wp:posOffset>
                      </wp:positionH>
                      <wp:positionV relativeFrom="paragraph">
                        <wp:posOffset>3609975</wp:posOffset>
                      </wp:positionV>
                      <wp:extent cx="2173605" cy="1609725"/>
                      <wp:effectExtent l="0" t="0" r="0" b="3175"/>
                      <wp:wrapNone/>
                      <wp:docPr id="73157459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3605" cy="1609725"/>
                              </a:xfrm>
                              <a:prstGeom prst="rect">
                                <a:avLst/>
                              </a:prstGeom>
                              <a:solidFill>
                                <a:srgbClr val="FFFFFF"/>
                              </a:solidFill>
                              <a:ln w="9525">
                                <a:solidFill>
                                  <a:srgbClr val="000000"/>
                                </a:solidFill>
                                <a:miter lim="800000"/>
                                <a:headEnd/>
                                <a:tailEnd/>
                              </a:ln>
                            </wps:spPr>
                            <wps:txbx>
                              <w:txbxContent>
                                <w:p w14:paraId="0BCBB9AD"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Span Opening</w:t>
                                  </w:r>
                                </w:p>
                                <w:p w14:paraId="219ED1A7"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open</w:t>
                                  </w:r>
                                </w:p>
                                <w:p w14:paraId="64DDC929"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unlimited = </w:t>
                                  </w:r>
                                  <w:r w:rsidRPr="001C48E7">
                                    <w:rPr>
                                      <w:rFonts w:ascii="Arial" w:hAnsi="Arial" w:cs="Arial"/>
                                      <w:i/>
                                      <w:sz w:val="19"/>
                                      <w:szCs w:val="20"/>
                                      <w:lang w:val="en-US"/>
                                    </w:rPr>
                                    <w:t>False</w:t>
                                  </w:r>
                                </w:p>
                                <w:p w14:paraId="2B7B0D67"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value = </w:t>
                                  </w:r>
                                  <w:r w:rsidRPr="001C48E7">
                                    <w:rPr>
                                      <w:rFonts w:ascii="Arial" w:hAnsi="Arial" w:cs="Arial"/>
                                      <w:i/>
                                      <w:sz w:val="19"/>
                                      <w:szCs w:val="20"/>
                                      <w:lang w:val="en-US"/>
                                    </w:rPr>
                                    <w:t>43.3</w:t>
                                  </w:r>
                                </w:p>
                                <w:p w14:paraId="2ABDE44A"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uncertainty = </w:t>
                                  </w:r>
                                  <w:r w:rsidRPr="001C48E7">
                                    <w:rPr>
                                      <w:rFonts w:ascii="Arial" w:hAnsi="Arial" w:cs="Arial"/>
                                      <w:i/>
                                      <w:sz w:val="19"/>
                                      <w:szCs w:val="20"/>
                                      <w:lang w:val="en-US"/>
                                    </w:rPr>
                                    <w:t>0.5</w:t>
                                  </w:r>
                                </w:p>
                                <w:p w14:paraId="51EBA361"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closed</w:t>
                                  </w:r>
                                </w:p>
                                <w:p w14:paraId="57E7986E"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value = </w:t>
                                  </w:r>
                                  <w:r w:rsidRPr="001C48E7">
                                    <w:rPr>
                                      <w:rFonts w:ascii="Arial" w:hAnsi="Arial" w:cs="Arial"/>
                                      <w:i/>
                                      <w:iCs/>
                                      <w:sz w:val="19"/>
                                      <w:szCs w:val="20"/>
                                      <w:lang w:val="en-US"/>
                                    </w:rPr>
                                    <w:t>12.3</w:t>
                                  </w:r>
                                  <w:r w:rsidRPr="001C48E7">
                                    <w:rPr>
                                      <w:rFonts w:ascii="Arial" w:hAnsi="Arial" w:cs="Arial"/>
                                      <w:sz w:val="19"/>
                                      <w:szCs w:val="20"/>
                                      <w:lang w:val="en-US"/>
                                    </w:rPr>
                                    <w:t xml:space="preserve">     vertical uncertainty = </w:t>
                                  </w:r>
                                  <w:r w:rsidRPr="001C48E7">
                                    <w:rPr>
                                      <w:rFonts w:ascii="Arial" w:hAnsi="Arial" w:cs="Arial"/>
                                      <w:i/>
                                      <w:sz w:val="19"/>
                                      <w:szCs w:val="20"/>
                                      <w:lang w:val="en-US"/>
                                    </w:rPr>
                                    <w:t>0.5</w:t>
                                  </w:r>
                                </w:p>
                                <w:p w14:paraId="6ACF85C8" w14:textId="77777777" w:rsidR="00823210" w:rsidRDefault="00823210" w:rsidP="00823210">
                                  <w:pPr>
                                    <w:rPr>
                                      <w:rFonts w:ascii="Arial" w:hAnsi="Arial" w:cs="Arial"/>
                                      <w:sz w:val="18"/>
                                      <w:szCs w:val="18"/>
                                      <w:lang w:val="en-GB"/>
                                    </w:rPr>
                                  </w:pPr>
                                  <w:r w:rsidRPr="00B63849">
                                    <w:rPr>
                                      <w:rFonts w:ascii="Arial" w:hAnsi="Arial" w:cs="Arial"/>
                                      <w:sz w:val="18"/>
                                      <w:szCs w:val="18"/>
                                      <w:lang w:val="en-GB"/>
                                    </w:rPr>
                                    <w:t>horizontal clearance fixed</w:t>
                                  </w:r>
                                </w:p>
                                <w:p w14:paraId="364C30FC" w14:textId="77777777" w:rsidR="00823210" w:rsidRPr="001C48E7" w:rsidRDefault="00823210" w:rsidP="00823210">
                                  <w:pPr>
                                    <w:rPr>
                                      <w:rFonts w:ascii="Arial" w:hAnsi="Arial" w:cs="Arial"/>
                                      <w:sz w:val="19"/>
                                      <w:szCs w:val="20"/>
                                      <w:lang w:val="en-US"/>
                                    </w:rPr>
                                  </w:pPr>
                                  <w:r>
                                    <w:rPr>
                                      <w:rFonts w:ascii="Arial" w:hAnsi="Arial" w:cs="Arial"/>
                                      <w:sz w:val="18"/>
                                      <w:szCs w:val="18"/>
                                      <w:lang w:val="en-GB"/>
                                    </w:rPr>
                                    <w:t xml:space="preserve">     </w:t>
                                  </w:r>
                                  <w:r w:rsidRPr="00B63849">
                                    <w:rPr>
                                      <w:rFonts w:ascii="Arial" w:hAnsi="Arial" w:cs="Arial"/>
                                      <w:sz w:val="18"/>
                                      <w:szCs w:val="18"/>
                                      <w:lang w:val="en-GB"/>
                                    </w:rPr>
                                    <w:t>horizontal clearance value</w:t>
                                  </w:r>
                                  <w:r>
                                    <w:rPr>
                                      <w:rFonts w:ascii="Arial" w:hAnsi="Arial" w:cs="Arial"/>
                                      <w:sz w:val="18"/>
                                      <w:szCs w:val="18"/>
                                      <w:lang w:val="en-GB"/>
                                    </w:rPr>
                                    <w:t xml:space="preserve"> = </w:t>
                                  </w:r>
                                  <w:r>
                                    <w:rPr>
                                      <w:rFonts w:ascii="Arial" w:hAnsi="Arial" w:cs="Arial"/>
                                      <w:i/>
                                      <w:sz w:val="19"/>
                                      <w:szCs w:val="19"/>
                                      <w:lang w:val="en-GB"/>
                                    </w:rPr>
                                    <w:t>87</w:t>
                                  </w:r>
                                  <w:r w:rsidRPr="00470A61">
                                    <w:rPr>
                                      <w:rFonts w:ascii="Arial" w:hAnsi="Arial" w:cs="Arial"/>
                                      <w:i/>
                                      <w:sz w:val="19"/>
                                      <w:szCs w:val="19"/>
                                      <w:lang w:val="en-GB"/>
                                    </w:rPr>
                                    <w:t>.</w:t>
                                  </w:r>
                                  <w:r>
                                    <w:rPr>
                                      <w:rFonts w:ascii="Arial" w:hAnsi="Arial" w:cs="Arial"/>
                                      <w:i/>
                                      <w:sz w:val="19"/>
                                      <w:szCs w:val="19"/>
                                      <w:lang w:val="en-GB"/>
                                    </w:rPr>
                                    <w:t>3</w:t>
                                  </w:r>
                                </w:p>
                                <w:p w14:paraId="23FFF99B" w14:textId="77777777" w:rsidR="00823210" w:rsidRPr="00F119D4" w:rsidRDefault="00823210" w:rsidP="00823210">
                                  <w:pPr>
                                    <w:rPr>
                                      <w:rFonts w:ascii="Arial" w:hAnsi="Arial" w:cs="Arial"/>
                                      <w:sz w:val="19"/>
                                      <w:szCs w:val="20"/>
                                    </w:rPr>
                                  </w:pPr>
                                  <w:r w:rsidRPr="00F119D4">
                                    <w:rPr>
                                      <w:rFonts w:ascii="Arial" w:hAnsi="Arial" w:cs="Arial"/>
                                      <w:sz w:val="19"/>
                                      <w:szCs w:val="20"/>
                                    </w:rPr>
                                    <w:t xml:space="preserve">vertical datum = </w:t>
                                  </w:r>
                                  <w:r w:rsidRPr="00F119D4">
                                    <w:rPr>
                                      <w:rFonts w:ascii="Arial" w:hAnsi="Arial" w:cs="Arial"/>
                                      <w:i/>
                                      <w:sz w:val="19"/>
                                      <w:szCs w:val="20"/>
                                    </w:rPr>
                                    <w:t>30</w:t>
                                  </w:r>
                                  <w:r w:rsidRPr="00F119D4">
                                    <w:rPr>
                                      <w:rFonts w:ascii="Arial" w:hAnsi="Arial" w:cs="Arial"/>
                                      <w:sz w:val="19"/>
                                      <w:szCs w:val="20"/>
                                    </w:rPr>
                                    <w:t xml:space="preserve"> (HAT)</w:t>
                                  </w:r>
                                </w:p>
                                <w:p w14:paraId="2E1782C8" w14:textId="77777777" w:rsidR="00823210" w:rsidRPr="00F119D4" w:rsidRDefault="00823210" w:rsidP="00823210">
                                  <w:pPr>
                                    <w:rPr>
                                      <w:rFonts w:ascii="Arial" w:hAnsi="Arial" w:cs="Arial"/>
                                      <w:sz w:val="19"/>
                                      <w:szCs w:val="20"/>
                                    </w:rPr>
                                  </w:pPr>
                                </w:p>
                              </w:txbxContent>
                            </wps:txbx>
                            <wps:bodyPr rot="0" vert="horz" wrap="square" lIns="72000" tIns="42592" rIns="36000" bIns="42592"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01863B" id="Text Box 5" o:spid="_x0000_s1112" type="#_x0000_t202" style="position:absolute;left:0;text-align:left;margin-left:312pt;margin-top:284.25pt;width:171.15pt;height:12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">
                      <v:path arrowok="t"/>
                      <v:textbox inset="2mm,1.1831mm,1mm,1.1831mm">
                        <w:txbxContent>
                          <w:p w14:paraId="0BCBB9AD"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Span Opening</w:t>
                            </w:r>
                          </w:p>
                          <w:p w14:paraId="219ED1A7"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open</w:t>
                            </w:r>
                          </w:p>
                          <w:p w14:paraId="64DDC929"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unlimited = </w:t>
                            </w:r>
                            <w:r w:rsidRPr="001C48E7">
                              <w:rPr>
                                <w:rFonts w:ascii="Arial" w:hAnsi="Arial" w:cs="Arial"/>
                                <w:i/>
                                <w:sz w:val="19"/>
                                <w:szCs w:val="20"/>
                                <w:lang w:val="en-US"/>
                              </w:rPr>
                              <w:t>False</w:t>
                            </w:r>
                          </w:p>
                          <w:p w14:paraId="2B7B0D67"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value = </w:t>
                            </w:r>
                            <w:r w:rsidRPr="001C48E7">
                              <w:rPr>
                                <w:rFonts w:ascii="Arial" w:hAnsi="Arial" w:cs="Arial"/>
                                <w:i/>
                                <w:sz w:val="19"/>
                                <w:szCs w:val="20"/>
                                <w:lang w:val="en-US"/>
                              </w:rPr>
                              <w:t>43.3</w:t>
                            </w:r>
                          </w:p>
                          <w:p w14:paraId="2ABDE44A"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uncertainty = </w:t>
                            </w:r>
                            <w:r w:rsidRPr="001C48E7">
                              <w:rPr>
                                <w:rFonts w:ascii="Arial" w:hAnsi="Arial" w:cs="Arial"/>
                                <w:i/>
                                <w:sz w:val="19"/>
                                <w:szCs w:val="20"/>
                                <w:lang w:val="en-US"/>
                              </w:rPr>
                              <w:t>0.5</w:t>
                            </w:r>
                          </w:p>
                          <w:p w14:paraId="51EBA361"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closed</w:t>
                            </w:r>
                          </w:p>
                          <w:p w14:paraId="57E7986E"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value = </w:t>
                            </w:r>
                            <w:r w:rsidRPr="001C48E7">
                              <w:rPr>
                                <w:rFonts w:ascii="Arial" w:hAnsi="Arial" w:cs="Arial"/>
                                <w:i/>
                                <w:iCs/>
                                <w:sz w:val="19"/>
                                <w:szCs w:val="20"/>
                                <w:lang w:val="en-US"/>
                              </w:rPr>
                              <w:t>12.3</w:t>
                            </w:r>
                            <w:r w:rsidRPr="001C48E7">
                              <w:rPr>
                                <w:rFonts w:ascii="Arial" w:hAnsi="Arial" w:cs="Arial"/>
                                <w:sz w:val="19"/>
                                <w:szCs w:val="20"/>
                                <w:lang w:val="en-US"/>
                              </w:rPr>
                              <w:t xml:space="preserve">     vertical uncertainty = </w:t>
                            </w:r>
                            <w:r w:rsidRPr="001C48E7">
                              <w:rPr>
                                <w:rFonts w:ascii="Arial" w:hAnsi="Arial" w:cs="Arial"/>
                                <w:i/>
                                <w:sz w:val="19"/>
                                <w:szCs w:val="20"/>
                                <w:lang w:val="en-US"/>
                              </w:rPr>
                              <w:t>0.5</w:t>
                            </w:r>
                          </w:p>
                          <w:p w14:paraId="6ACF85C8" w14:textId="77777777" w:rsidR="00823210" w:rsidRDefault="00823210" w:rsidP="00823210">
                            <w:pPr>
                              <w:rPr>
                                <w:rFonts w:ascii="Arial" w:hAnsi="Arial" w:cs="Arial"/>
                                <w:sz w:val="18"/>
                                <w:szCs w:val="18"/>
                                <w:lang w:val="en-GB"/>
                              </w:rPr>
                            </w:pPr>
                            <w:r w:rsidRPr="00B63849">
                              <w:rPr>
                                <w:rFonts w:ascii="Arial" w:hAnsi="Arial" w:cs="Arial"/>
                                <w:sz w:val="18"/>
                                <w:szCs w:val="18"/>
                                <w:lang w:val="en-GB"/>
                              </w:rPr>
                              <w:t>horizontal clearance fixed</w:t>
                            </w:r>
                          </w:p>
                          <w:p w14:paraId="364C30FC" w14:textId="77777777" w:rsidR="00823210" w:rsidRPr="001C48E7" w:rsidRDefault="00823210" w:rsidP="00823210">
                            <w:pPr>
                              <w:rPr>
                                <w:rFonts w:ascii="Arial" w:hAnsi="Arial" w:cs="Arial"/>
                                <w:sz w:val="19"/>
                                <w:szCs w:val="20"/>
                                <w:lang w:val="en-US"/>
                              </w:rPr>
                            </w:pPr>
                            <w:r>
                              <w:rPr>
                                <w:rFonts w:ascii="Arial" w:hAnsi="Arial" w:cs="Arial"/>
                                <w:sz w:val="18"/>
                                <w:szCs w:val="18"/>
                                <w:lang w:val="en-GB"/>
                              </w:rPr>
                              <w:t xml:space="preserve">     </w:t>
                            </w:r>
                            <w:r w:rsidRPr="00B63849">
                              <w:rPr>
                                <w:rFonts w:ascii="Arial" w:hAnsi="Arial" w:cs="Arial"/>
                                <w:sz w:val="18"/>
                                <w:szCs w:val="18"/>
                                <w:lang w:val="en-GB"/>
                              </w:rPr>
                              <w:t>horizontal clearance value</w:t>
                            </w:r>
                            <w:r>
                              <w:rPr>
                                <w:rFonts w:ascii="Arial" w:hAnsi="Arial" w:cs="Arial"/>
                                <w:sz w:val="18"/>
                                <w:szCs w:val="18"/>
                                <w:lang w:val="en-GB"/>
                              </w:rPr>
                              <w:t xml:space="preserve"> = </w:t>
                            </w:r>
                            <w:r>
                              <w:rPr>
                                <w:rFonts w:ascii="Arial" w:hAnsi="Arial" w:cs="Arial"/>
                                <w:i/>
                                <w:sz w:val="19"/>
                                <w:szCs w:val="19"/>
                                <w:lang w:val="en-GB"/>
                              </w:rPr>
                              <w:t>87</w:t>
                            </w:r>
                            <w:r w:rsidRPr="00470A61">
                              <w:rPr>
                                <w:rFonts w:ascii="Arial" w:hAnsi="Arial" w:cs="Arial"/>
                                <w:i/>
                                <w:sz w:val="19"/>
                                <w:szCs w:val="19"/>
                                <w:lang w:val="en-GB"/>
                              </w:rPr>
                              <w:t>.</w:t>
                            </w:r>
                            <w:r>
                              <w:rPr>
                                <w:rFonts w:ascii="Arial" w:hAnsi="Arial" w:cs="Arial"/>
                                <w:i/>
                                <w:sz w:val="19"/>
                                <w:szCs w:val="19"/>
                                <w:lang w:val="en-GB"/>
                              </w:rPr>
                              <w:t>3</w:t>
                            </w:r>
                          </w:p>
                          <w:p w14:paraId="23FFF99B" w14:textId="77777777" w:rsidR="00823210" w:rsidRPr="00F119D4" w:rsidRDefault="00823210" w:rsidP="00823210">
                            <w:pPr>
                              <w:rPr>
                                <w:rFonts w:ascii="Arial" w:hAnsi="Arial" w:cs="Arial"/>
                                <w:sz w:val="19"/>
                                <w:szCs w:val="20"/>
                              </w:rPr>
                            </w:pPr>
                            <w:r w:rsidRPr="00F119D4">
                              <w:rPr>
                                <w:rFonts w:ascii="Arial" w:hAnsi="Arial" w:cs="Arial"/>
                                <w:sz w:val="19"/>
                                <w:szCs w:val="20"/>
                              </w:rPr>
                              <w:t xml:space="preserve">vertical datum = </w:t>
                            </w:r>
                            <w:r w:rsidRPr="00F119D4">
                              <w:rPr>
                                <w:rFonts w:ascii="Arial" w:hAnsi="Arial" w:cs="Arial"/>
                                <w:i/>
                                <w:sz w:val="19"/>
                                <w:szCs w:val="20"/>
                              </w:rPr>
                              <w:t>30</w:t>
                            </w:r>
                            <w:r w:rsidRPr="00F119D4">
                              <w:rPr>
                                <w:rFonts w:ascii="Arial" w:hAnsi="Arial" w:cs="Arial"/>
                                <w:sz w:val="19"/>
                                <w:szCs w:val="20"/>
                              </w:rPr>
                              <w:t xml:space="preserve"> (HAT)</w:t>
                            </w:r>
                          </w:p>
                          <w:p w14:paraId="2E1782C8" w14:textId="77777777" w:rsidR="00823210" w:rsidRPr="00F119D4" w:rsidRDefault="00823210" w:rsidP="00823210">
                            <w:pPr>
                              <w:rPr>
                                <w:rFonts w:ascii="Arial" w:hAnsi="Arial" w:cs="Arial"/>
                                <w:sz w:val="19"/>
                                <w:szCs w:val="20"/>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DED07D9" wp14:editId="4952D930">
                      <wp:simplePos x="0" y="0"/>
                      <wp:positionH relativeFrom="column">
                        <wp:posOffset>116840</wp:posOffset>
                      </wp:positionH>
                      <wp:positionV relativeFrom="paragraph">
                        <wp:posOffset>3619500</wp:posOffset>
                      </wp:positionV>
                      <wp:extent cx="2173605" cy="1600200"/>
                      <wp:effectExtent l="0" t="0" r="0" b="0"/>
                      <wp:wrapNone/>
                      <wp:docPr id="85750461" name="Text Box 15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3605" cy="1600200"/>
                              </a:xfrm>
                              <a:prstGeom prst="rect">
                                <a:avLst/>
                              </a:prstGeom>
                              <a:solidFill>
                                <a:srgbClr val="FFFFFF"/>
                              </a:solidFill>
                              <a:ln w="9525">
                                <a:solidFill>
                                  <a:srgbClr val="000000"/>
                                </a:solidFill>
                                <a:miter lim="800000"/>
                                <a:headEnd/>
                                <a:tailEnd/>
                              </a:ln>
                            </wps:spPr>
                            <wps:txbx>
                              <w:txbxContent>
                                <w:p w14:paraId="5700F378"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Span Opening</w:t>
                                  </w:r>
                                </w:p>
                                <w:p w14:paraId="5A892101"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open</w:t>
                                  </w:r>
                                </w:p>
                                <w:p w14:paraId="59C3F81B"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unlimited = </w:t>
                                  </w:r>
                                  <w:r w:rsidRPr="001C48E7">
                                    <w:rPr>
                                      <w:rFonts w:ascii="Arial" w:hAnsi="Arial" w:cs="Arial"/>
                                      <w:i/>
                                      <w:sz w:val="19"/>
                                      <w:szCs w:val="20"/>
                                      <w:lang w:val="en-US"/>
                                    </w:rPr>
                                    <w:t>False</w:t>
                                  </w:r>
                                </w:p>
                                <w:p w14:paraId="4E120E5B"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value = </w:t>
                                  </w:r>
                                  <w:r w:rsidRPr="001C48E7">
                                    <w:rPr>
                                      <w:rFonts w:ascii="Arial" w:hAnsi="Arial" w:cs="Arial"/>
                                      <w:i/>
                                      <w:sz w:val="19"/>
                                      <w:szCs w:val="20"/>
                                      <w:lang w:val="en-US"/>
                                    </w:rPr>
                                    <w:t>43.3</w:t>
                                  </w:r>
                                </w:p>
                                <w:p w14:paraId="25BD9E24"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uncertainty = </w:t>
                                  </w:r>
                                  <w:r w:rsidRPr="001C48E7">
                                    <w:rPr>
                                      <w:rFonts w:ascii="Arial" w:hAnsi="Arial" w:cs="Arial"/>
                                      <w:i/>
                                      <w:sz w:val="19"/>
                                      <w:szCs w:val="20"/>
                                      <w:lang w:val="en-US"/>
                                    </w:rPr>
                                    <w:t>0.5</w:t>
                                  </w:r>
                                </w:p>
                                <w:p w14:paraId="76687FD3"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closed</w:t>
                                  </w:r>
                                </w:p>
                                <w:p w14:paraId="21FCBD10"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clearance value = </w:t>
                                  </w:r>
                                  <w:r w:rsidRPr="001C48E7">
                                    <w:rPr>
                                      <w:rFonts w:ascii="Arial" w:hAnsi="Arial" w:cs="Arial"/>
                                      <w:i/>
                                      <w:iCs/>
                                      <w:sz w:val="19"/>
                                      <w:szCs w:val="20"/>
                                      <w:lang w:val="en-US"/>
                                    </w:rPr>
                                    <w:t>12.3</w:t>
                                  </w:r>
                                </w:p>
                                <w:p w14:paraId="77EDC894"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uncertainty = </w:t>
                                  </w:r>
                                  <w:r w:rsidRPr="001C48E7">
                                    <w:rPr>
                                      <w:rFonts w:ascii="Arial" w:hAnsi="Arial" w:cs="Arial"/>
                                      <w:i/>
                                      <w:sz w:val="19"/>
                                      <w:szCs w:val="20"/>
                                      <w:lang w:val="en-US"/>
                                    </w:rPr>
                                    <w:t>0.5</w:t>
                                  </w:r>
                                </w:p>
                                <w:p w14:paraId="7834D7B0" w14:textId="77777777" w:rsidR="00823210" w:rsidRDefault="00823210" w:rsidP="00823210">
                                  <w:pPr>
                                    <w:rPr>
                                      <w:rFonts w:ascii="Arial" w:hAnsi="Arial" w:cs="Arial"/>
                                      <w:sz w:val="18"/>
                                      <w:szCs w:val="18"/>
                                      <w:lang w:val="en-GB"/>
                                    </w:rPr>
                                  </w:pPr>
                                  <w:r w:rsidRPr="00B63849">
                                    <w:rPr>
                                      <w:rFonts w:ascii="Arial" w:hAnsi="Arial" w:cs="Arial"/>
                                      <w:sz w:val="18"/>
                                      <w:szCs w:val="18"/>
                                      <w:lang w:val="en-GB"/>
                                    </w:rPr>
                                    <w:t>horizontal clearance fixed</w:t>
                                  </w:r>
                                </w:p>
                                <w:p w14:paraId="1E4379CB" w14:textId="77777777" w:rsidR="00823210" w:rsidRPr="001C48E7" w:rsidRDefault="00823210" w:rsidP="00823210">
                                  <w:pPr>
                                    <w:rPr>
                                      <w:rFonts w:ascii="Arial" w:hAnsi="Arial" w:cs="Arial"/>
                                      <w:sz w:val="19"/>
                                      <w:szCs w:val="20"/>
                                      <w:lang w:val="en-US"/>
                                    </w:rPr>
                                  </w:pPr>
                                  <w:r>
                                    <w:rPr>
                                      <w:rFonts w:ascii="Arial" w:hAnsi="Arial" w:cs="Arial"/>
                                      <w:sz w:val="18"/>
                                      <w:szCs w:val="18"/>
                                      <w:lang w:val="en-GB"/>
                                    </w:rPr>
                                    <w:t xml:space="preserve">     </w:t>
                                  </w:r>
                                  <w:r w:rsidRPr="00B63849">
                                    <w:rPr>
                                      <w:rFonts w:ascii="Arial" w:hAnsi="Arial" w:cs="Arial"/>
                                      <w:sz w:val="18"/>
                                      <w:szCs w:val="18"/>
                                      <w:lang w:val="en-GB"/>
                                    </w:rPr>
                                    <w:t>horizontal clearance value</w:t>
                                  </w:r>
                                  <w:r>
                                    <w:rPr>
                                      <w:rFonts w:ascii="Arial" w:hAnsi="Arial" w:cs="Arial"/>
                                      <w:sz w:val="18"/>
                                      <w:szCs w:val="18"/>
                                      <w:lang w:val="en-GB"/>
                                    </w:rPr>
                                    <w:t xml:space="preserve"> = </w:t>
                                  </w:r>
                                  <w:r>
                                    <w:rPr>
                                      <w:rFonts w:ascii="Arial" w:hAnsi="Arial" w:cs="Arial"/>
                                      <w:i/>
                                      <w:sz w:val="19"/>
                                      <w:szCs w:val="19"/>
                                      <w:lang w:val="en-GB"/>
                                    </w:rPr>
                                    <w:t>87</w:t>
                                  </w:r>
                                  <w:r w:rsidRPr="00470A61">
                                    <w:rPr>
                                      <w:rFonts w:ascii="Arial" w:hAnsi="Arial" w:cs="Arial"/>
                                      <w:i/>
                                      <w:sz w:val="19"/>
                                      <w:szCs w:val="19"/>
                                      <w:lang w:val="en-GB"/>
                                    </w:rPr>
                                    <w:t>.</w:t>
                                  </w:r>
                                  <w:r>
                                    <w:rPr>
                                      <w:rFonts w:ascii="Arial" w:hAnsi="Arial" w:cs="Arial"/>
                                      <w:i/>
                                      <w:sz w:val="19"/>
                                      <w:szCs w:val="19"/>
                                      <w:lang w:val="en-GB"/>
                                    </w:rPr>
                                    <w:t>3</w:t>
                                  </w:r>
                                </w:p>
                                <w:p w14:paraId="1DA42828" w14:textId="77777777" w:rsidR="00823210" w:rsidRPr="00F119D4" w:rsidRDefault="00823210" w:rsidP="00823210">
                                  <w:pPr>
                                    <w:rPr>
                                      <w:rFonts w:ascii="Arial" w:hAnsi="Arial" w:cs="Arial"/>
                                      <w:sz w:val="19"/>
                                      <w:szCs w:val="20"/>
                                    </w:rPr>
                                  </w:pPr>
                                  <w:r w:rsidRPr="00F119D4">
                                    <w:rPr>
                                      <w:rFonts w:ascii="Arial" w:hAnsi="Arial" w:cs="Arial"/>
                                      <w:sz w:val="19"/>
                                      <w:szCs w:val="20"/>
                                    </w:rPr>
                                    <w:t xml:space="preserve">vertical datum = </w:t>
                                  </w:r>
                                  <w:r w:rsidRPr="00F119D4">
                                    <w:rPr>
                                      <w:rFonts w:ascii="Arial" w:hAnsi="Arial" w:cs="Arial"/>
                                      <w:i/>
                                      <w:sz w:val="19"/>
                                      <w:szCs w:val="20"/>
                                    </w:rPr>
                                    <w:t>30</w:t>
                                  </w:r>
                                  <w:r w:rsidRPr="00F119D4">
                                    <w:rPr>
                                      <w:rFonts w:ascii="Arial" w:hAnsi="Arial" w:cs="Arial"/>
                                      <w:sz w:val="19"/>
                                      <w:szCs w:val="20"/>
                                    </w:rPr>
                                    <w:t xml:space="preserve"> (HAT)</w:t>
                                  </w:r>
                                </w:p>
                              </w:txbxContent>
                            </wps:txbx>
                            <wps:bodyPr rot="0" vert="horz" wrap="square" lIns="72000" tIns="42592" rIns="36000" bIns="42592"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ED07D9" id="Text Box 15989" o:spid="_x0000_s1113" type="#_x0000_t202" style="position:absolute;left:0;text-align:left;margin-left:9.2pt;margin-top:285pt;width:171.15pt;height:1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">
                      <v:path arrowok="t"/>
                      <v:textbox inset="2mm,1.1831mm,1mm,1.1831mm">
                        <w:txbxContent>
                          <w:p w14:paraId="5700F378" w14:textId="77777777" w:rsidR="00823210" w:rsidRPr="001C48E7" w:rsidRDefault="00823210" w:rsidP="00823210">
                            <w:pPr>
                              <w:rPr>
                                <w:rFonts w:ascii="Arial" w:hAnsi="Arial" w:cs="Arial"/>
                                <w:b/>
                                <w:sz w:val="19"/>
                                <w:szCs w:val="20"/>
                                <w:lang w:val="en-US"/>
                              </w:rPr>
                            </w:pPr>
                            <w:r w:rsidRPr="001C48E7">
                              <w:rPr>
                                <w:rFonts w:ascii="Arial" w:hAnsi="Arial" w:cs="Arial"/>
                                <w:b/>
                                <w:sz w:val="19"/>
                                <w:szCs w:val="20"/>
                                <w:lang w:val="en-US"/>
                              </w:rPr>
                              <w:t>Span Opening</w:t>
                            </w:r>
                          </w:p>
                          <w:p w14:paraId="5A892101"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open</w:t>
                            </w:r>
                          </w:p>
                          <w:p w14:paraId="59C3F81B"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unlimited = </w:t>
                            </w:r>
                            <w:r w:rsidRPr="001C48E7">
                              <w:rPr>
                                <w:rFonts w:ascii="Arial" w:hAnsi="Arial" w:cs="Arial"/>
                                <w:i/>
                                <w:sz w:val="19"/>
                                <w:szCs w:val="20"/>
                                <w:lang w:val="en-US"/>
                              </w:rPr>
                              <w:t>False</w:t>
                            </w:r>
                          </w:p>
                          <w:p w14:paraId="4E120E5B"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clearance value = </w:t>
                            </w:r>
                            <w:r w:rsidRPr="001C48E7">
                              <w:rPr>
                                <w:rFonts w:ascii="Arial" w:hAnsi="Arial" w:cs="Arial"/>
                                <w:i/>
                                <w:sz w:val="19"/>
                                <w:szCs w:val="20"/>
                                <w:lang w:val="en-US"/>
                              </w:rPr>
                              <w:t>43.3</w:t>
                            </w:r>
                          </w:p>
                          <w:p w14:paraId="25BD9E24"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uncertainty = </w:t>
                            </w:r>
                            <w:r w:rsidRPr="001C48E7">
                              <w:rPr>
                                <w:rFonts w:ascii="Arial" w:hAnsi="Arial" w:cs="Arial"/>
                                <w:i/>
                                <w:sz w:val="19"/>
                                <w:szCs w:val="20"/>
                                <w:lang w:val="en-US"/>
                              </w:rPr>
                              <w:t>0.5</w:t>
                            </w:r>
                          </w:p>
                          <w:p w14:paraId="76687FD3"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vertical clearance closed</w:t>
                            </w:r>
                          </w:p>
                          <w:p w14:paraId="21FCBD10" w14:textId="77777777" w:rsidR="00823210" w:rsidRPr="001C48E7" w:rsidRDefault="00823210" w:rsidP="00823210">
                            <w:pPr>
                              <w:rPr>
                                <w:rFonts w:ascii="Arial" w:hAnsi="Arial" w:cs="Arial"/>
                                <w:sz w:val="19"/>
                                <w:szCs w:val="20"/>
                                <w:lang w:val="en-US"/>
                              </w:rPr>
                            </w:pPr>
                            <w:r w:rsidRPr="001C48E7">
                              <w:rPr>
                                <w:rFonts w:ascii="Arial" w:hAnsi="Arial" w:cs="Arial"/>
                                <w:sz w:val="19"/>
                                <w:szCs w:val="20"/>
                                <w:lang w:val="en-US"/>
                              </w:rPr>
                              <w:t xml:space="preserve">     vertical clearance value = </w:t>
                            </w:r>
                            <w:r w:rsidRPr="001C48E7">
                              <w:rPr>
                                <w:rFonts w:ascii="Arial" w:hAnsi="Arial" w:cs="Arial"/>
                                <w:i/>
                                <w:iCs/>
                                <w:sz w:val="19"/>
                                <w:szCs w:val="20"/>
                                <w:lang w:val="en-US"/>
                              </w:rPr>
                              <w:t>12.3</w:t>
                            </w:r>
                          </w:p>
                          <w:p w14:paraId="77EDC894" w14:textId="77777777" w:rsidR="00823210" w:rsidRPr="001C48E7" w:rsidRDefault="00823210" w:rsidP="00823210">
                            <w:pPr>
                              <w:rPr>
                                <w:rFonts w:ascii="Arial" w:hAnsi="Arial" w:cs="Arial"/>
                                <w:i/>
                                <w:sz w:val="19"/>
                                <w:szCs w:val="20"/>
                                <w:lang w:val="en-US"/>
                              </w:rPr>
                            </w:pPr>
                            <w:r w:rsidRPr="001C48E7">
                              <w:rPr>
                                <w:rFonts w:ascii="Arial" w:hAnsi="Arial" w:cs="Arial"/>
                                <w:sz w:val="19"/>
                                <w:szCs w:val="20"/>
                                <w:lang w:val="en-US"/>
                              </w:rPr>
                              <w:t xml:space="preserve">     vertical uncertainty = </w:t>
                            </w:r>
                            <w:r w:rsidRPr="001C48E7">
                              <w:rPr>
                                <w:rFonts w:ascii="Arial" w:hAnsi="Arial" w:cs="Arial"/>
                                <w:i/>
                                <w:sz w:val="19"/>
                                <w:szCs w:val="20"/>
                                <w:lang w:val="en-US"/>
                              </w:rPr>
                              <w:t>0.5</w:t>
                            </w:r>
                          </w:p>
                          <w:p w14:paraId="7834D7B0" w14:textId="77777777" w:rsidR="00823210" w:rsidRDefault="00823210" w:rsidP="00823210">
                            <w:pPr>
                              <w:rPr>
                                <w:rFonts w:ascii="Arial" w:hAnsi="Arial" w:cs="Arial"/>
                                <w:sz w:val="18"/>
                                <w:szCs w:val="18"/>
                                <w:lang w:val="en-GB"/>
                              </w:rPr>
                            </w:pPr>
                            <w:r w:rsidRPr="00B63849">
                              <w:rPr>
                                <w:rFonts w:ascii="Arial" w:hAnsi="Arial" w:cs="Arial"/>
                                <w:sz w:val="18"/>
                                <w:szCs w:val="18"/>
                                <w:lang w:val="en-GB"/>
                              </w:rPr>
                              <w:t>horizontal clearance fixed</w:t>
                            </w:r>
                          </w:p>
                          <w:p w14:paraId="1E4379CB" w14:textId="77777777" w:rsidR="00823210" w:rsidRPr="001C48E7" w:rsidRDefault="00823210" w:rsidP="00823210">
                            <w:pPr>
                              <w:rPr>
                                <w:rFonts w:ascii="Arial" w:hAnsi="Arial" w:cs="Arial"/>
                                <w:sz w:val="19"/>
                                <w:szCs w:val="20"/>
                                <w:lang w:val="en-US"/>
                              </w:rPr>
                            </w:pPr>
                            <w:r>
                              <w:rPr>
                                <w:rFonts w:ascii="Arial" w:hAnsi="Arial" w:cs="Arial"/>
                                <w:sz w:val="18"/>
                                <w:szCs w:val="18"/>
                                <w:lang w:val="en-GB"/>
                              </w:rPr>
                              <w:t xml:space="preserve">     </w:t>
                            </w:r>
                            <w:r w:rsidRPr="00B63849">
                              <w:rPr>
                                <w:rFonts w:ascii="Arial" w:hAnsi="Arial" w:cs="Arial"/>
                                <w:sz w:val="18"/>
                                <w:szCs w:val="18"/>
                                <w:lang w:val="en-GB"/>
                              </w:rPr>
                              <w:t>horizontal clearance value</w:t>
                            </w:r>
                            <w:r>
                              <w:rPr>
                                <w:rFonts w:ascii="Arial" w:hAnsi="Arial" w:cs="Arial"/>
                                <w:sz w:val="18"/>
                                <w:szCs w:val="18"/>
                                <w:lang w:val="en-GB"/>
                              </w:rPr>
                              <w:t xml:space="preserve"> = </w:t>
                            </w:r>
                            <w:r>
                              <w:rPr>
                                <w:rFonts w:ascii="Arial" w:hAnsi="Arial" w:cs="Arial"/>
                                <w:i/>
                                <w:sz w:val="19"/>
                                <w:szCs w:val="19"/>
                                <w:lang w:val="en-GB"/>
                              </w:rPr>
                              <w:t>87</w:t>
                            </w:r>
                            <w:r w:rsidRPr="00470A61">
                              <w:rPr>
                                <w:rFonts w:ascii="Arial" w:hAnsi="Arial" w:cs="Arial"/>
                                <w:i/>
                                <w:sz w:val="19"/>
                                <w:szCs w:val="19"/>
                                <w:lang w:val="en-GB"/>
                              </w:rPr>
                              <w:t>.</w:t>
                            </w:r>
                            <w:r>
                              <w:rPr>
                                <w:rFonts w:ascii="Arial" w:hAnsi="Arial" w:cs="Arial"/>
                                <w:i/>
                                <w:sz w:val="19"/>
                                <w:szCs w:val="19"/>
                                <w:lang w:val="en-GB"/>
                              </w:rPr>
                              <w:t>3</w:t>
                            </w:r>
                          </w:p>
                          <w:p w14:paraId="1DA42828" w14:textId="77777777" w:rsidR="00823210" w:rsidRPr="00F119D4" w:rsidRDefault="00823210" w:rsidP="00823210">
                            <w:pPr>
                              <w:rPr>
                                <w:rFonts w:ascii="Arial" w:hAnsi="Arial" w:cs="Arial"/>
                                <w:sz w:val="19"/>
                                <w:szCs w:val="20"/>
                              </w:rPr>
                            </w:pPr>
                            <w:r w:rsidRPr="00F119D4">
                              <w:rPr>
                                <w:rFonts w:ascii="Arial" w:hAnsi="Arial" w:cs="Arial"/>
                                <w:sz w:val="19"/>
                                <w:szCs w:val="20"/>
                              </w:rPr>
                              <w:t xml:space="preserve">vertical datum = </w:t>
                            </w:r>
                            <w:r w:rsidRPr="00F119D4">
                              <w:rPr>
                                <w:rFonts w:ascii="Arial" w:hAnsi="Arial" w:cs="Arial"/>
                                <w:i/>
                                <w:sz w:val="19"/>
                                <w:szCs w:val="20"/>
                              </w:rPr>
                              <w:t>30</w:t>
                            </w:r>
                            <w:r w:rsidRPr="00F119D4">
                              <w:rPr>
                                <w:rFonts w:ascii="Arial" w:hAnsi="Arial" w:cs="Arial"/>
                                <w:sz w:val="19"/>
                                <w:szCs w:val="20"/>
                              </w:rPr>
                              <w:t xml:space="preserve"> (HAT)</w:t>
                            </w:r>
                          </w:p>
                        </w:txbxContent>
                      </v:textbox>
                    </v:shape>
                  </w:pict>
                </mc:Fallback>
              </mc:AlternateContent>
            </w:r>
            <w:r>
              <w:rPr>
                <w:noProof/>
              </w:rPr>
              <w:drawing>
                <wp:anchor distT="0" distB="0" distL="114300" distR="114300" simplePos="0" relativeHeight="251673600" behindDoc="0" locked="0" layoutInCell="1" allowOverlap="1" wp14:anchorId="0A62D99D" wp14:editId="0D4300FA">
                  <wp:simplePos x="0" y="0"/>
                  <wp:positionH relativeFrom="column">
                    <wp:posOffset>85725</wp:posOffset>
                  </wp:positionH>
                  <wp:positionV relativeFrom="paragraph">
                    <wp:posOffset>302260</wp:posOffset>
                  </wp:positionV>
                  <wp:extent cx="1652270" cy="868045"/>
                  <wp:effectExtent l="0" t="0" r="0" b="0"/>
                  <wp:wrapNone/>
                  <wp:docPr id="15991" name="Picture 36" descr="A bridge over water with a green fiel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A bridge over water with a green field&#10;&#10;Description automatically generated"/>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2270" cy="868045"/>
                          </a:xfrm>
                          <a:prstGeom prst="rect">
                            <a:avLst/>
                          </a:prstGeom>
                          <a:noFill/>
                        </pic:spPr>
                      </pic:pic>
                    </a:graphicData>
                  </a:graphic>
                  <wp14:sizeRelH relativeFrom="page">
                    <wp14:pctWidth>0</wp14:pctWidth>
                  </wp14:sizeRelH>
                  <wp14:sizeRelV relativeFrom="page">
                    <wp14:pctHeight>0</wp14:pctHeight>
                  </wp14:sizeRelV>
                </wp:anchor>
              </w:drawing>
            </w:r>
          </w:p>
          <w:p w14:paraId="266BDA6A" w14:textId="77777777" w:rsidR="00823210" w:rsidRPr="00F367CC" w:rsidRDefault="00823210" w:rsidP="00823210">
            <w:pPr>
              <w:jc w:val="center"/>
              <w:rPr>
                <w:rFonts w:ascii="Arial" w:hAnsi="Arial" w:cs="Arial"/>
                <w:b/>
                <w:i/>
                <w:sz w:val="18"/>
                <w:szCs w:val="18"/>
                <w:lang w:val="en-GB"/>
              </w:rPr>
            </w:pPr>
            <w:r>
              <w:rPr>
                <w:noProof/>
              </w:rPr>
              <mc:AlternateContent>
                <mc:Choice Requires="wps">
                  <w:drawing>
                    <wp:anchor distT="0" distB="0" distL="114300" distR="114300" simplePos="0" relativeHeight="251668480" behindDoc="0" locked="0" layoutInCell="1" allowOverlap="1" wp14:anchorId="5E893F59" wp14:editId="525032F1">
                      <wp:simplePos x="0" y="0"/>
                      <wp:positionH relativeFrom="column">
                        <wp:posOffset>3253740</wp:posOffset>
                      </wp:positionH>
                      <wp:positionV relativeFrom="paragraph">
                        <wp:posOffset>2501900</wp:posOffset>
                      </wp:positionV>
                      <wp:extent cx="1076960" cy="1045845"/>
                      <wp:effectExtent l="0" t="25400" r="27940" b="8255"/>
                      <wp:wrapNone/>
                      <wp:docPr id="60115417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76960" cy="1045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83932DC" id="Line 2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97pt" to="341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">
                      <v:stroke endarrow="block"/>
                      <o:lock v:ext="edit" shapetype="f"/>
                    </v:line>
                  </w:pict>
                </mc:Fallback>
              </mc:AlternateContent>
            </w:r>
            <w:r>
              <w:rPr>
                <w:noProof/>
              </w:rPr>
              <mc:AlternateContent>
                <mc:Choice Requires="wps">
                  <w:drawing>
                    <wp:anchor distT="0" distB="0" distL="114300" distR="114300" simplePos="0" relativeHeight="251669504" behindDoc="0" locked="0" layoutInCell="1" allowOverlap="1" wp14:anchorId="69BF19D2" wp14:editId="634E780F">
                      <wp:simplePos x="0" y="0"/>
                      <wp:positionH relativeFrom="column">
                        <wp:posOffset>1424940</wp:posOffset>
                      </wp:positionH>
                      <wp:positionV relativeFrom="paragraph">
                        <wp:posOffset>2630805</wp:posOffset>
                      </wp:positionV>
                      <wp:extent cx="1217295" cy="914400"/>
                      <wp:effectExtent l="12700" t="25400" r="1905" b="0"/>
                      <wp:wrapNone/>
                      <wp:docPr id="123878246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21729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4BFEF55" id="Line 21"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pt,207.15pt" to="208.05pt,2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">
                      <v:stroke endarrow="block"/>
                      <o:lock v:ext="edit" shapetype="f"/>
                    </v:line>
                  </w:pict>
                </mc:Fallback>
              </mc:AlternateContent>
            </w:r>
          </w:p>
          <w:p w14:paraId="12A6D9D2" w14:textId="77777777" w:rsidR="00823210" w:rsidRPr="00CE484E" w:rsidRDefault="00823210" w:rsidP="00823210">
            <w:pPr>
              <w:pStyle w:val="Plattetekst"/>
              <w:spacing w:before="120" w:after="120"/>
              <w:jc w:val="center"/>
              <w:rPr>
                <w:b/>
                <w:i/>
                <w:sz w:val="18"/>
                <w:szCs w:val="18"/>
                <w:lang w:val="en-GB"/>
              </w:rPr>
            </w:pPr>
            <w:r w:rsidRPr="00F367CC">
              <w:rPr>
                <w:b/>
                <w:i/>
                <w:sz w:val="18"/>
                <w:szCs w:val="18"/>
                <w:lang w:val="en-GB"/>
              </w:rPr>
              <w:t xml:space="preserve">Figure 6-6 </w:t>
            </w:r>
            <w:r>
              <w:rPr>
                <w:b/>
                <w:i/>
                <w:sz w:val="18"/>
                <w:szCs w:val="18"/>
                <w:lang w:val="en-GB"/>
              </w:rPr>
              <w:t>–</w:t>
            </w:r>
            <w:r w:rsidRPr="00F367CC">
              <w:rPr>
                <w:b/>
                <w:i/>
                <w:sz w:val="18"/>
                <w:szCs w:val="18"/>
                <w:lang w:val="en-GB"/>
              </w:rPr>
              <w:t xml:space="preserve"> Lifting bridge – Example</w:t>
            </w:r>
          </w:p>
          <w:p w14:paraId="25FF0171" w14:textId="77777777" w:rsidR="00823210" w:rsidRPr="0057264D" w:rsidRDefault="00823210" w:rsidP="00823210">
            <w:pPr>
              <w:spacing w:line="259" w:lineRule="auto"/>
              <w:ind w:right="56"/>
              <w:jc w:val="center"/>
              <w:rPr>
                <w:rFonts w:ascii="Arial" w:hAnsi="Arial" w:cs="Arial"/>
                <w:sz w:val="22"/>
                <w:szCs w:val="22"/>
                <w:lang w:val="en-GB"/>
              </w:rPr>
            </w:pPr>
          </w:p>
          <w:p w14:paraId="42E70FB6" w14:textId="77777777" w:rsidR="00823210" w:rsidRPr="00513D48" w:rsidRDefault="00823210" w:rsidP="00823210">
            <w:pPr>
              <w:spacing w:line="259" w:lineRule="auto"/>
              <w:ind w:right="56"/>
              <w:rPr>
                <w:rFonts w:ascii="Arial" w:hAnsi="Arial" w:cs="Arial"/>
                <w:sz w:val="22"/>
                <w:szCs w:val="22"/>
                <w:lang w:val="en-GB"/>
              </w:rPr>
            </w:pPr>
            <w:r w:rsidRPr="001E6FE9">
              <w:rPr>
                <w:rFonts w:ascii="Arial" w:hAnsi="Arial" w:cs="Arial"/>
                <w:sz w:val="22"/>
                <w:szCs w:val="22"/>
                <w:u w:val="single"/>
                <w:lang w:val="en-GB"/>
              </w:rPr>
              <w:t>Distinction:</w:t>
            </w:r>
            <w:r w:rsidRPr="00513D48">
              <w:rPr>
                <w:rFonts w:ascii="Arial" w:hAnsi="Arial" w:cs="Arial"/>
                <w:sz w:val="22"/>
                <w:szCs w:val="22"/>
                <w:lang w:val="en-GB"/>
              </w:rPr>
              <w:t xml:space="preserve"> Pipeline Overhead; </w:t>
            </w:r>
            <w:r>
              <w:rPr>
                <w:rFonts w:ascii="Arial" w:hAnsi="Arial" w:cs="Arial"/>
                <w:sz w:val="22"/>
                <w:szCs w:val="22"/>
                <w:lang w:val="en-GB"/>
              </w:rPr>
              <w:t xml:space="preserve">Pontoon, </w:t>
            </w:r>
            <w:r w:rsidRPr="00513D48">
              <w:rPr>
                <w:rFonts w:ascii="Arial" w:hAnsi="Arial" w:cs="Arial"/>
                <w:sz w:val="22"/>
                <w:szCs w:val="22"/>
                <w:lang w:val="en-GB"/>
              </w:rPr>
              <w:t xml:space="preserve">Pylon/Bridge Support; Span Fixed; Span Opening. </w:t>
            </w:r>
          </w:p>
        </w:tc>
      </w:tr>
    </w:tbl>
    <w:p w14:paraId="3BFC3141" w14:textId="77777777" w:rsidR="00823210" w:rsidRPr="001E6FE9" w:rsidRDefault="00823210" w:rsidP="00823210">
      <w:pPr>
        <w:spacing w:line="259" w:lineRule="auto"/>
        <w:ind w:left="269"/>
        <w:rPr>
          <w:rFonts w:ascii="Arial" w:hAnsi="Arial" w:cs="Arial"/>
          <w:lang w:val="en-GB"/>
        </w:rPr>
      </w:pPr>
      <w:r w:rsidRPr="0057264D">
        <w:rPr>
          <w:rFonts w:ascii="Arial" w:hAnsi="Arial" w:cs="Arial"/>
          <w:lang w:val="en-GB"/>
        </w:rPr>
        <w:lastRenderedPageBreak/>
        <w:t xml:space="preserve"> </w:t>
      </w:r>
    </w:p>
    <w:p w14:paraId="54FA5D09" w14:textId="77777777" w:rsidR="00823210" w:rsidRPr="00513D48" w:rsidRDefault="00823210" w:rsidP="00823210">
      <w:pPr>
        <w:spacing w:line="259" w:lineRule="auto"/>
        <w:ind w:left="269"/>
        <w:rPr>
          <w:rFonts w:ascii="Arial" w:hAnsi="Arial" w:cs="Arial"/>
          <w:lang w:val="en-GB"/>
        </w:rPr>
      </w:pPr>
    </w:p>
    <w:tbl>
      <w:tblPr>
        <w:tblW w:w="10010" w:type="dxa"/>
        <w:tblInd w:w="161" w:type="dxa"/>
        <w:tblCellMar>
          <w:top w:w="12" w:type="dxa"/>
          <w:right w:w="115" w:type="dxa"/>
        </w:tblCellMar>
        <w:tblLook w:val="04A0" w:firstRow="1" w:lastRow="0" w:firstColumn="1" w:lastColumn="0" w:noHBand="0" w:noVBand="1"/>
      </w:tblPr>
      <w:tblGrid>
        <w:gridCol w:w="10010"/>
      </w:tblGrid>
      <w:tr w:rsidR="00823210" w:rsidRPr="00823210" w14:paraId="2642EC76" w14:textId="77777777" w:rsidTr="00694B49">
        <w:trPr>
          <w:trHeight w:val="953"/>
        </w:trPr>
        <w:tc>
          <w:tcPr>
            <w:tcW w:w="10010" w:type="dxa"/>
            <w:tcBorders>
              <w:top w:val="single" w:sz="4" w:space="0" w:color="000000"/>
              <w:left w:val="single" w:sz="4" w:space="0" w:color="000000"/>
              <w:bottom w:val="single" w:sz="4" w:space="0" w:color="000000"/>
              <w:right w:val="single" w:sz="4" w:space="0" w:color="000000"/>
            </w:tcBorders>
            <w:shd w:val="clear" w:color="auto" w:fill="auto"/>
          </w:tcPr>
          <w:p w14:paraId="23CFF49E" w14:textId="77777777" w:rsidR="00823210" w:rsidRPr="00513D48" w:rsidRDefault="00823210" w:rsidP="00694B49">
            <w:pPr>
              <w:spacing w:line="259" w:lineRule="auto"/>
              <w:jc w:val="both"/>
              <w:rPr>
                <w:rFonts w:ascii="Arial" w:hAnsi="Arial" w:cs="Arial"/>
                <w:sz w:val="22"/>
                <w:szCs w:val="22"/>
                <w:u w:val="single" w:color="000000"/>
                <w:lang w:val="en-GB"/>
              </w:rPr>
            </w:pPr>
            <w:r w:rsidRPr="00513D48">
              <w:rPr>
                <w:rFonts w:ascii="Arial" w:hAnsi="Arial" w:cs="Arial"/>
                <w:sz w:val="22"/>
                <w:szCs w:val="22"/>
                <w:u w:val="single" w:color="000000"/>
                <w:lang w:val="en-GB"/>
              </w:rPr>
              <w:t>Inland specific Encoding Instructions:</w:t>
            </w:r>
          </w:p>
          <w:p w14:paraId="7BE81CC6" w14:textId="77777777" w:rsidR="00823210" w:rsidRPr="00BD7500" w:rsidRDefault="00823210" w:rsidP="00694B49">
            <w:pPr>
              <w:spacing w:line="259" w:lineRule="auto"/>
              <w:ind w:left="549" w:hanging="549"/>
              <w:jc w:val="both"/>
              <w:rPr>
                <w:rFonts w:ascii="Arial" w:hAnsi="Arial" w:cs="Arial"/>
                <w:sz w:val="22"/>
                <w:szCs w:val="22"/>
                <w:lang w:val="en-GB"/>
              </w:rPr>
            </w:pPr>
            <w:r w:rsidRPr="003625E9">
              <w:rPr>
                <w:rFonts w:ascii="Arial" w:hAnsi="Arial" w:cs="Arial"/>
                <w:sz w:val="22"/>
                <w:szCs w:val="22"/>
                <w:lang w:val="en-GB"/>
              </w:rPr>
              <w:t>A)</w:t>
            </w:r>
            <w:r w:rsidRPr="003625E9">
              <w:rPr>
                <w:rFonts w:ascii="Arial" w:hAnsi="Arial" w:cs="Arial"/>
                <w:sz w:val="22"/>
                <w:szCs w:val="22"/>
                <w:lang w:val="en-GB"/>
              </w:rPr>
              <w:tab/>
            </w:r>
            <w:r w:rsidRPr="00BD7500">
              <w:rPr>
                <w:rFonts w:ascii="Arial" w:hAnsi="Arial" w:cs="Arial"/>
                <w:sz w:val="22"/>
                <w:szCs w:val="22"/>
                <w:lang w:val="en-GB"/>
              </w:rPr>
              <w:t>All bridge types:</w:t>
            </w:r>
          </w:p>
          <w:p w14:paraId="12A4CDCC" w14:textId="77777777" w:rsidR="00823210" w:rsidRPr="00BD7500" w:rsidRDefault="00823210" w:rsidP="00694B49">
            <w:pPr>
              <w:spacing w:line="259" w:lineRule="auto"/>
              <w:ind w:left="1098" w:hanging="549"/>
              <w:jc w:val="both"/>
              <w:rPr>
                <w:rFonts w:ascii="Arial" w:hAnsi="Arial" w:cs="Arial"/>
                <w:sz w:val="22"/>
                <w:szCs w:val="22"/>
                <w:lang w:val="en-GB"/>
              </w:rPr>
            </w:pPr>
            <w:proofErr w:type="spellStart"/>
            <w:r w:rsidRPr="00BD7500">
              <w:rPr>
                <w:rFonts w:ascii="Arial" w:hAnsi="Arial" w:cs="Arial"/>
                <w:sz w:val="22"/>
                <w:szCs w:val="22"/>
                <w:lang w:val="en-GB"/>
              </w:rPr>
              <w:t>i</w:t>
            </w:r>
            <w:proofErr w:type="spellEnd"/>
            <w:r w:rsidRPr="00BD7500">
              <w:rPr>
                <w:rFonts w:ascii="Arial" w:hAnsi="Arial" w:cs="Arial"/>
                <w:sz w:val="22"/>
                <w:szCs w:val="22"/>
                <w:lang w:val="en-GB"/>
              </w:rPr>
              <w:t>)</w:t>
            </w:r>
            <w:r w:rsidRPr="00BD7500">
              <w:rPr>
                <w:rFonts w:ascii="Arial" w:hAnsi="Arial" w:cs="Arial"/>
                <w:sz w:val="22"/>
                <w:szCs w:val="22"/>
                <w:lang w:val="en-GB"/>
              </w:rPr>
              <w:tab/>
              <w:t xml:space="preserve">Bridge approaches (over the </w:t>
            </w:r>
            <w:proofErr w:type="spellStart"/>
            <w:r w:rsidRPr="00BD7500">
              <w:rPr>
                <w:rFonts w:ascii="Arial" w:hAnsi="Arial" w:cs="Arial"/>
                <w:sz w:val="22"/>
                <w:szCs w:val="22"/>
                <w:lang w:val="en-GB"/>
              </w:rPr>
              <w:t>bankline</w:t>
            </w:r>
            <w:proofErr w:type="spellEnd"/>
            <w:r w:rsidRPr="00BD7500">
              <w:rPr>
                <w:rFonts w:ascii="Arial" w:hAnsi="Arial" w:cs="Arial"/>
                <w:sz w:val="22"/>
                <w:szCs w:val="22"/>
                <w:lang w:val="en-GB"/>
              </w:rPr>
              <w:t>) should be encoded.</w:t>
            </w:r>
          </w:p>
          <w:p w14:paraId="5777B3F2" w14:textId="77777777" w:rsidR="00823210" w:rsidRPr="00BD7500" w:rsidRDefault="00823210" w:rsidP="00694B49">
            <w:pPr>
              <w:spacing w:line="259" w:lineRule="auto"/>
              <w:ind w:left="1098" w:hanging="549"/>
              <w:jc w:val="both"/>
              <w:rPr>
                <w:rFonts w:ascii="Arial" w:hAnsi="Arial" w:cs="Arial"/>
                <w:sz w:val="22"/>
                <w:szCs w:val="22"/>
                <w:lang w:val="en-GB"/>
              </w:rPr>
            </w:pPr>
            <w:r w:rsidRPr="00BD7500">
              <w:rPr>
                <w:rFonts w:ascii="Arial" w:hAnsi="Arial" w:cs="Arial"/>
                <w:sz w:val="22"/>
                <w:szCs w:val="22"/>
                <w:lang w:val="en-GB"/>
              </w:rPr>
              <w:t>ii)</w:t>
            </w:r>
            <w:r w:rsidRPr="00BD7500">
              <w:rPr>
                <w:rFonts w:ascii="Arial" w:hAnsi="Arial" w:cs="Arial"/>
                <w:sz w:val="22"/>
                <w:szCs w:val="22"/>
                <w:lang w:val="en-GB"/>
              </w:rPr>
              <w:tab/>
              <w:t>Roads and railways on bridges shall not be encoded.</w:t>
            </w:r>
          </w:p>
          <w:p w14:paraId="263F2488" w14:textId="77777777" w:rsidR="00823210" w:rsidRPr="00BD7500" w:rsidRDefault="00823210" w:rsidP="00694B49">
            <w:pPr>
              <w:spacing w:line="259" w:lineRule="auto"/>
              <w:ind w:left="1098" w:hanging="549"/>
              <w:jc w:val="both"/>
              <w:rPr>
                <w:rFonts w:ascii="Arial" w:hAnsi="Arial" w:cs="Arial"/>
                <w:sz w:val="22"/>
                <w:szCs w:val="22"/>
                <w:lang w:val="en-GB"/>
              </w:rPr>
            </w:pPr>
            <w:r w:rsidRPr="00BD7500">
              <w:rPr>
                <w:rFonts w:ascii="Arial" w:hAnsi="Arial" w:cs="Arial"/>
                <w:sz w:val="22"/>
                <w:szCs w:val="22"/>
                <w:lang w:val="en-GB"/>
              </w:rPr>
              <w:t>iii)</w:t>
            </w:r>
            <w:r w:rsidRPr="00BD7500">
              <w:rPr>
                <w:rFonts w:ascii="Arial" w:hAnsi="Arial" w:cs="Arial"/>
                <w:sz w:val="22"/>
                <w:szCs w:val="22"/>
                <w:lang w:val="en-GB"/>
              </w:rPr>
              <w:tab/>
              <w:t xml:space="preserve">Place </w:t>
            </w:r>
            <w:r w:rsidRPr="00BD7500">
              <w:rPr>
                <w:rFonts w:ascii="Arial" w:hAnsi="Arial" w:cs="Arial"/>
                <w:b/>
                <w:sz w:val="22"/>
                <w:szCs w:val="22"/>
                <w:lang w:val="en-GB"/>
              </w:rPr>
              <w:t>Light</w:t>
            </w:r>
            <w:r>
              <w:rPr>
                <w:rFonts w:ascii="Arial" w:hAnsi="Arial" w:cs="Arial"/>
                <w:b/>
                <w:sz w:val="22"/>
                <w:szCs w:val="22"/>
                <w:lang w:val="en-GB"/>
              </w:rPr>
              <w:t xml:space="preserve"> All Around, Sectored Light</w:t>
            </w:r>
            <w:r w:rsidRPr="00BD7500">
              <w:rPr>
                <w:rFonts w:ascii="Arial" w:hAnsi="Arial" w:cs="Arial"/>
                <w:b/>
                <w:sz w:val="22"/>
                <w:szCs w:val="22"/>
                <w:lang w:val="en-GB"/>
              </w:rPr>
              <w:t>s</w:t>
            </w:r>
            <w:r>
              <w:rPr>
                <w:rFonts w:ascii="Arial" w:hAnsi="Arial" w:cs="Arial"/>
                <w:b/>
                <w:sz w:val="22"/>
                <w:szCs w:val="22"/>
                <w:lang w:val="en-GB"/>
              </w:rPr>
              <w:t xml:space="preserve"> or Light Air Obstruction</w:t>
            </w:r>
            <w:r w:rsidRPr="00BD7500">
              <w:rPr>
                <w:rFonts w:ascii="Arial" w:hAnsi="Arial" w:cs="Arial"/>
                <w:sz w:val="22"/>
                <w:szCs w:val="22"/>
                <w:lang w:val="en-GB"/>
              </w:rPr>
              <w:t xml:space="preserve"> (LIGHTS) at appropriate position on bridge </w:t>
            </w:r>
            <w:r>
              <w:rPr>
                <w:rFonts w:ascii="Arial" w:hAnsi="Arial" w:cs="Arial"/>
                <w:sz w:val="22"/>
                <w:szCs w:val="22"/>
                <w:lang w:val="en-GB"/>
              </w:rPr>
              <w:t>features</w:t>
            </w:r>
            <w:r w:rsidRPr="00BD7500">
              <w:rPr>
                <w:rFonts w:ascii="Arial" w:hAnsi="Arial" w:cs="Arial"/>
                <w:sz w:val="22"/>
                <w:szCs w:val="22"/>
                <w:lang w:val="en-GB"/>
              </w:rPr>
              <w:t xml:space="preserve"> and piers bounding navigable channel.</w:t>
            </w:r>
          </w:p>
          <w:p w14:paraId="5F69322C" w14:textId="77777777" w:rsidR="00823210" w:rsidRPr="00BD7500" w:rsidRDefault="00823210" w:rsidP="00694B49">
            <w:pPr>
              <w:spacing w:line="259" w:lineRule="auto"/>
              <w:ind w:left="1098" w:hanging="549"/>
              <w:jc w:val="both"/>
              <w:rPr>
                <w:rFonts w:ascii="Arial" w:hAnsi="Arial" w:cs="Arial"/>
                <w:sz w:val="22"/>
                <w:szCs w:val="22"/>
                <w:lang w:val="en-GB"/>
              </w:rPr>
            </w:pPr>
            <w:r w:rsidRPr="00BD7500">
              <w:rPr>
                <w:rFonts w:ascii="Arial" w:hAnsi="Arial" w:cs="Arial"/>
                <w:sz w:val="22"/>
                <w:szCs w:val="22"/>
                <w:lang w:val="en-GB"/>
              </w:rPr>
              <w:t>iv)</w:t>
            </w:r>
            <w:r w:rsidRPr="00BD7500">
              <w:rPr>
                <w:rFonts w:ascii="Arial" w:hAnsi="Arial" w:cs="Arial"/>
                <w:sz w:val="22"/>
                <w:szCs w:val="22"/>
                <w:lang w:val="en-GB"/>
              </w:rPr>
              <w:tab/>
              <w:t xml:space="preserve">The ISRS Location Code of a bridge is assigned to each single </w:t>
            </w:r>
            <w:r>
              <w:rPr>
                <w:rFonts w:ascii="Arial" w:hAnsi="Arial" w:cs="Arial"/>
                <w:sz w:val="22"/>
                <w:szCs w:val="22"/>
                <w:lang w:val="en-GB"/>
              </w:rPr>
              <w:t>span</w:t>
            </w:r>
            <w:r w:rsidRPr="00BD7500">
              <w:rPr>
                <w:rFonts w:ascii="Arial" w:hAnsi="Arial" w:cs="Arial"/>
                <w:sz w:val="22"/>
                <w:szCs w:val="22"/>
                <w:lang w:val="en-GB"/>
              </w:rPr>
              <w:t xml:space="preserve"> </w:t>
            </w:r>
            <w:r>
              <w:rPr>
                <w:rFonts w:ascii="Arial" w:hAnsi="Arial" w:cs="Arial"/>
                <w:sz w:val="22"/>
                <w:szCs w:val="22"/>
                <w:lang w:val="en-GB"/>
              </w:rPr>
              <w:t>feature</w:t>
            </w:r>
            <w:r w:rsidRPr="00BD7500">
              <w:rPr>
                <w:rFonts w:ascii="Arial" w:hAnsi="Arial" w:cs="Arial"/>
                <w:sz w:val="22"/>
                <w:szCs w:val="22"/>
                <w:lang w:val="en-GB"/>
              </w:rPr>
              <w:t xml:space="preserve"> of the entire bridge (refer to </w:t>
            </w:r>
            <w:r>
              <w:rPr>
                <w:rFonts w:ascii="Arial" w:hAnsi="Arial" w:cs="Arial"/>
                <w:sz w:val="22"/>
                <w:szCs w:val="22"/>
                <w:lang w:val="en-GB"/>
              </w:rPr>
              <w:fldChar w:fldCharType="begin"/>
            </w:r>
            <w:r>
              <w:rPr>
                <w:rFonts w:ascii="Arial" w:hAnsi="Arial" w:cs="Arial"/>
                <w:sz w:val="22"/>
                <w:szCs w:val="22"/>
                <w:lang w:val="en-GB"/>
              </w:rPr>
              <w:instrText xml:space="preserve"> REF _Ref175133209 \r \h  \* MERGEFORMAT </w:instrText>
            </w:r>
            <w:r>
              <w:rPr>
                <w:rFonts w:ascii="Arial" w:hAnsi="Arial" w:cs="Arial"/>
                <w:sz w:val="22"/>
                <w:szCs w:val="22"/>
                <w:lang w:val="en-GB"/>
              </w:rPr>
            </w:r>
            <w:r>
              <w:rPr>
                <w:rFonts w:ascii="Arial" w:hAnsi="Arial" w:cs="Arial"/>
                <w:sz w:val="22"/>
                <w:szCs w:val="22"/>
                <w:lang w:val="en-GB"/>
              </w:rPr>
              <w:fldChar w:fldCharType="separate"/>
            </w:r>
            <w:r>
              <w:rPr>
                <w:rFonts w:ascii="Arial" w:hAnsi="Arial" w:cs="Arial"/>
                <w:sz w:val="22"/>
                <w:szCs w:val="22"/>
                <w:lang w:val="en-GB"/>
              </w:rPr>
              <w:t>2.4.13</w:t>
            </w:r>
            <w:r>
              <w:rPr>
                <w:rFonts w:ascii="Arial" w:hAnsi="Arial" w:cs="Arial"/>
                <w:sz w:val="22"/>
                <w:szCs w:val="22"/>
                <w:lang w:val="en-GB"/>
              </w:rPr>
              <w:fldChar w:fldCharType="end"/>
            </w:r>
            <w:r w:rsidRPr="00BD7500">
              <w:rPr>
                <w:rFonts w:ascii="Arial" w:hAnsi="Arial" w:cs="Arial"/>
                <w:sz w:val="22"/>
                <w:szCs w:val="22"/>
                <w:lang w:val="en-GB"/>
              </w:rPr>
              <w:t>).</w:t>
            </w:r>
            <w:r>
              <w:rPr>
                <w:rFonts w:ascii="Arial" w:hAnsi="Arial" w:cs="Arial"/>
                <w:sz w:val="22"/>
                <w:szCs w:val="22"/>
                <w:lang w:val="en-GB"/>
              </w:rPr>
              <w:t xml:space="preserve"> If a MRN or RIS-ID is available, the attribute </w:t>
            </w:r>
            <w:r>
              <w:rPr>
                <w:rFonts w:ascii="Arial" w:hAnsi="Arial" w:cs="Arial"/>
                <w:b/>
                <w:sz w:val="22"/>
                <w:szCs w:val="22"/>
                <w:lang w:val="en-GB"/>
              </w:rPr>
              <w:t>interoperability identifier</w:t>
            </w:r>
            <w:r>
              <w:rPr>
                <w:rFonts w:ascii="Arial" w:hAnsi="Arial" w:cs="Arial"/>
                <w:sz w:val="22"/>
                <w:szCs w:val="22"/>
                <w:lang w:val="en-GB"/>
              </w:rPr>
              <w:t xml:space="preserve"> must be encoded (refer to </w:t>
            </w:r>
            <w:r>
              <w:rPr>
                <w:rFonts w:ascii="Arial" w:hAnsi="Arial" w:cs="Arial"/>
                <w:sz w:val="22"/>
                <w:szCs w:val="22"/>
                <w:lang w:val="en-GB"/>
              </w:rPr>
              <w:fldChar w:fldCharType="begin"/>
            </w:r>
            <w:r>
              <w:rPr>
                <w:rFonts w:ascii="Arial" w:hAnsi="Arial" w:cs="Arial"/>
                <w:sz w:val="22"/>
                <w:szCs w:val="22"/>
                <w:lang w:val="en-GB"/>
              </w:rPr>
              <w:instrText xml:space="preserve"> REF _Ref175052615 \r \h  \* MERGEFORMAT </w:instrText>
            </w:r>
            <w:r>
              <w:rPr>
                <w:rFonts w:ascii="Arial" w:hAnsi="Arial" w:cs="Arial"/>
                <w:sz w:val="22"/>
                <w:szCs w:val="22"/>
                <w:lang w:val="en-GB"/>
              </w:rPr>
            </w:r>
            <w:r>
              <w:rPr>
                <w:rFonts w:ascii="Arial" w:hAnsi="Arial" w:cs="Arial"/>
                <w:sz w:val="22"/>
                <w:szCs w:val="22"/>
                <w:lang w:val="en-GB"/>
              </w:rPr>
              <w:fldChar w:fldCharType="separate"/>
            </w:r>
            <w:r>
              <w:rPr>
                <w:rFonts w:ascii="Arial" w:hAnsi="Arial" w:cs="Arial"/>
                <w:sz w:val="22"/>
                <w:szCs w:val="22"/>
                <w:lang w:val="en-GB"/>
              </w:rPr>
              <w:t>2.4.14</w:t>
            </w:r>
            <w:r>
              <w:rPr>
                <w:rFonts w:ascii="Arial" w:hAnsi="Arial" w:cs="Arial"/>
                <w:sz w:val="22"/>
                <w:szCs w:val="22"/>
                <w:lang w:val="en-GB"/>
              </w:rPr>
              <w:fldChar w:fldCharType="end"/>
            </w:r>
            <w:r>
              <w:rPr>
                <w:rFonts w:ascii="Arial" w:hAnsi="Arial" w:cs="Arial"/>
                <w:sz w:val="22"/>
                <w:szCs w:val="22"/>
                <w:lang w:val="en-GB"/>
              </w:rPr>
              <w:t>)</w:t>
            </w:r>
            <w:r w:rsidRPr="0057264D">
              <w:rPr>
                <w:rFonts w:ascii="Arial" w:hAnsi="Arial" w:cs="Arial"/>
                <w:sz w:val="22"/>
                <w:szCs w:val="22"/>
                <w:lang w:val="en-GB"/>
              </w:rPr>
              <w:t>.</w:t>
            </w:r>
          </w:p>
          <w:p w14:paraId="61B6A7BC" w14:textId="77777777" w:rsidR="00823210" w:rsidRDefault="00823210" w:rsidP="00694B49">
            <w:pPr>
              <w:spacing w:line="259" w:lineRule="auto"/>
              <w:ind w:left="1098" w:hanging="549"/>
              <w:jc w:val="both"/>
              <w:rPr>
                <w:rFonts w:ascii="Arial" w:hAnsi="Arial" w:cs="Arial"/>
                <w:sz w:val="22"/>
                <w:szCs w:val="22"/>
                <w:lang w:val="en-GB"/>
              </w:rPr>
            </w:pPr>
            <w:r>
              <w:rPr>
                <w:rFonts w:ascii="Arial" w:hAnsi="Arial" w:cs="Arial"/>
                <w:sz w:val="22"/>
                <w:szCs w:val="22"/>
                <w:lang w:val="en-GB"/>
              </w:rPr>
              <w:lastRenderedPageBreak/>
              <w:t>v)</w:t>
            </w:r>
            <w:r>
              <w:rPr>
                <w:rFonts w:ascii="Arial" w:hAnsi="Arial" w:cs="Arial"/>
                <w:sz w:val="22"/>
                <w:szCs w:val="22"/>
                <w:lang w:val="en-GB"/>
              </w:rPr>
              <w:tab/>
            </w:r>
            <w:r w:rsidRPr="00BD7500">
              <w:rPr>
                <w:rFonts w:ascii="Arial" w:hAnsi="Arial" w:cs="Arial"/>
                <w:b/>
                <w:sz w:val="22"/>
                <w:szCs w:val="22"/>
                <w:lang w:val="en-GB"/>
              </w:rPr>
              <w:t>category of bridge</w:t>
            </w:r>
            <w:r w:rsidRPr="00BD7500">
              <w:rPr>
                <w:rFonts w:ascii="Arial" w:hAnsi="Arial" w:cs="Arial"/>
                <w:sz w:val="22"/>
                <w:szCs w:val="22"/>
                <w:lang w:val="en-GB"/>
              </w:rPr>
              <w:t xml:space="preserve"> (CATBRG) </w:t>
            </w:r>
            <w:r>
              <w:rPr>
                <w:rFonts w:ascii="Arial" w:hAnsi="Arial" w:cs="Arial"/>
                <w:sz w:val="22"/>
                <w:szCs w:val="22"/>
                <w:lang w:val="en-GB"/>
              </w:rPr>
              <w:t xml:space="preserve">has to be encoded for the </w:t>
            </w:r>
            <w:r w:rsidRPr="00D72530">
              <w:rPr>
                <w:rFonts w:ascii="Arial" w:hAnsi="Arial" w:cs="Arial"/>
                <w:b/>
                <w:sz w:val="22"/>
                <w:szCs w:val="22"/>
                <w:lang w:val="en-GB"/>
              </w:rPr>
              <w:t>Bridge</w:t>
            </w:r>
            <w:r>
              <w:rPr>
                <w:rFonts w:ascii="Arial" w:hAnsi="Arial" w:cs="Arial"/>
                <w:sz w:val="22"/>
                <w:szCs w:val="22"/>
                <w:lang w:val="en-GB"/>
              </w:rPr>
              <w:t xml:space="preserve"> feature if all spans have the same category. If they have different categories the attribute has to be only encoded for the individual spans.</w:t>
            </w:r>
          </w:p>
          <w:p w14:paraId="374DCAC3" w14:textId="77777777" w:rsidR="00823210" w:rsidRPr="00BD7500" w:rsidRDefault="00823210" w:rsidP="00694B49">
            <w:pPr>
              <w:spacing w:line="259" w:lineRule="auto"/>
              <w:ind w:left="1098" w:hanging="549"/>
              <w:jc w:val="both"/>
              <w:rPr>
                <w:rFonts w:ascii="Arial" w:hAnsi="Arial" w:cs="Arial"/>
                <w:sz w:val="22"/>
                <w:szCs w:val="22"/>
                <w:lang w:val="en-GB"/>
              </w:rPr>
            </w:pPr>
            <w:r w:rsidRPr="00BD7500">
              <w:rPr>
                <w:rFonts w:ascii="Arial" w:hAnsi="Arial" w:cs="Arial"/>
                <w:sz w:val="22"/>
                <w:szCs w:val="22"/>
                <w:lang w:val="en-GB"/>
              </w:rPr>
              <w:t>vi)</w:t>
            </w:r>
            <w:r w:rsidRPr="00BD7500">
              <w:rPr>
                <w:rFonts w:ascii="Arial" w:hAnsi="Arial" w:cs="Arial"/>
                <w:sz w:val="22"/>
                <w:szCs w:val="22"/>
                <w:lang w:val="en-GB"/>
              </w:rPr>
              <w:tab/>
              <w:t xml:space="preserve">For notice marks on bridges see clause </w:t>
            </w:r>
            <w:r>
              <w:rPr>
                <w:rFonts w:ascii="Arial" w:hAnsi="Arial" w:cs="Arial"/>
                <w:sz w:val="22"/>
                <w:szCs w:val="22"/>
                <w:lang w:val="en-GB"/>
              </w:rPr>
              <w:fldChar w:fldCharType="begin"/>
            </w:r>
            <w:r>
              <w:rPr>
                <w:rFonts w:ascii="Arial" w:hAnsi="Arial" w:cs="Arial"/>
                <w:sz w:val="22"/>
                <w:szCs w:val="22"/>
                <w:lang w:val="en-GB"/>
              </w:rPr>
              <w:instrText xml:space="preserve"> REF _Ref175134465 \r \h  \* MERGEFORMAT </w:instrText>
            </w:r>
            <w:r>
              <w:rPr>
                <w:rFonts w:ascii="Arial" w:hAnsi="Arial" w:cs="Arial"/>
                <w:sz w:val="22"/>
                <w:szCs w:val="22"/>
                <w:lang w:val="en-GB"/>
              </w:rPr>
            </w:r>
            <w:r>
              <w:rPr>
                <w:rFonts w:ascii="Arial" w:hAnsi="Arial" w:cs="Arial"/>
                <w:sz w:val="22"/>
                <w:szCs w:val="22"/>
                <w:lang w:val="en-GB"/>
              </w:rPr>
              <w:fldChar w:fldCharType="separate"/>
            </w:r>
            <w:r>
              <w:rPr>
                <w:rFonts w:ascii="Arial" w:hAnsi="Arial" w:cs="Arial"/>
                <w:sz w:val="22"/>
                <w:szCs w:val="22"/>
                <w:lang w:val="en-GB"/>
              </w:rPr>
              <w:t>20.17</w:t>
            </w:r>
            <w:r>
              <w:rPr>
                <w:rFonts w:ascii="Arial" w:hAnsi="Arial" w:cs="Arial"/>
                <w:sz w:val="22"/>
                <w:szCs w:val="22"/>
                <w:lang w:val="en-GB"/>
              </w:rPr>
              <w:fldChar w:fldCharType="end"/>
            </w:r>
            <w:r>
              <w:rPr>
                <w:rFonts w:ascii="Arial" w:hAnsi="Arial" w:cs="Arial"/>
                <w:sz w:val="22"/>
                <w:szCs w:val="22"/>
                <w:lang w:val="en-GB"/>
              </w:rPr>
              <w:t>.</w:t>
            </w:r>
          </w:p>
          <w:p w14:paraId="3E687128" w14:textId="77777777" w:rsidR="00823210" w:rsidRPr="00BD7500" w:rsidRDefault="00823210" w:rsidP="00694B49">
            <w:pPr>
              <w:spacing w:line="259" w:lineRule="auto"/>
              <w:ind w:left="1098" w:hanging="549"/>
              <w:jc w:val="both"/>
              <w:rPr>
                <w:rFonts w:ascii="Arial" w:hAnsi="Arial" w:cs="Arial"/>
                <w:sz w:val="22"/>
                <w:szCs w:val="22"/>
                <w:lang w:val="en-GB"/>
              </w:rPr>
            </w:pPr>
            <w:r w:rsidRPr="00BD7500">
              <w:rPr>
                <w:rFonts w:ascii="Arial" w:hAnsi="Arial" w:cs="Arial"/>
                <w:sz w:val="22"/>
                <w:szCs w:val="22"/>
                <w:lang w:val="en-GB"/>
              </w:rPr>
              <w:t>xi)</w:t>
            </w:r>
            <w:r w:rsidRPr="00BD7500">
              <w:rPr>
                <w:rFonts w:ascii="Arial" w:hAnsi="Arial" w:cs="Arial"/>
                <w:sz w:val="22"/>
                <w:szCs w:val="22"/>
                <w:lang w:val="en-GB"/>
              </w:rPr>
              <w:tab/>
              <w:t xml:space="preserve">Use </w:t>
            </w:r>
            <w:r w:rsidRPr="00BD7500">
              <w:rPr>
                <w:rFonts w:ascii="Arial" w:hAnsi="Arial" w:cs="Arial"/>
                <w:b/>
                <w:sz w:val="22"/>
                <w:szCs w:val="22"/>
                <w:lang w:val="en-GB"/>
              </w:rPr>
              <w:t>pictorial representation</w:t>
            </w:r>
            <w:r w:rsidRPr="00BD7500">
              <w:rPr>
                <w:rFonts w:ascii="Arial" w:hAnsi="Arial" w:cs="Arial"/>
                <w:sz w:val="22"/>
                <w:szCs w:val="22"/>
                <w:lang w:val="en-GB"/>
              </w:rPr>
              <w:t xml:space="preserve"> (PICREP).</w:t>
            </w:r>
          </w:p>
          <w:p w14:paraId="47C9EEF6" w14:textId="77777777" w:rsidR="00823210" w:rsidRPr="00BD7500" w:rsidRDefault="00823210" w:rsidP="00694B49">
            <w:pPr>
              <w:spacing w:line="259" w:lineRule="auto"/>
              <w:ind w:left="1098" w:hanging="549"/>
              <w:jc w:val="both"/>
              <w:rPr>
                <w:rFonts w:ascii="Arial" w:hAnsi="Arial" w:cs="Arial"/>
                <w:sz w:val="22"/>
                <w:szCs w:val="22"/>
                <w:lang w:val="en-GB"/>
              </w:rPr>
            </w:pPr>
            <w:r w:rsidRPr="00BD7500">
              <w:rPr>
                <w:rFonts w:ascii="Arial" w:hAnsi="Arial" w:cs="Arial"/>
                <w:sz w:val="22"/>
                <w:szCs w:val="22"/>
                <w:lang w:val="en-GB"/>
              </w:rPr>
              <w:tab/>
              <w:t xml:space="preserve">US:  </w:t>
            </w:r>
            <w:r w:rsidRPr="00BD7500">
              <w:rPr>
                <w:rFonts w:ascii="Arial" w:hAnsi="Arial" w:cs="Arial"/>
                <w:b/>
                <w:sz w:val="22"/>
                <w:szCs w:val="22"/>
                <w:lang w:val="en-GB"/>
              </w:rPr>
              <w:t>pictorial representation</w:t>
            </w:r>
            <w:r w:rsidRPr="00BD7500">
              <w:rPr>
                <w:rFonts w:ascii="Arial" w:hAnsi="Arial" w:cs="Arial"/>
                <w:sz w:val="22"/>
                <w:szCs w:val="22"/>
                <w:lang w:val="en-GB"/>
              </w:rPr>
              <w:t xml:space="preserve"> (PICREP) is mandatory</w:t>
            </w:r>
          </w:p>
          <w:p w14:paraId="28E12EA2" w14:textId="77777777" w:rsidR="00823210" w:rsidRPr="00BD7500" w:rsidRDefault="00823210" w:rsidP="00694B49">
            <w:pPr>
              <w:spacing w:line="259" w:lineRule="auto"/>
              <w:ind w:left="1098" w:hanging="549"/>
              <w:jc w:val="both"/>
              <w:rPr>
                <w:rFonts w:ascii="Arial" w:hAnsi="Arial" w:cs="Arial"/>
                <w:sz w:val="22"/>
                <w:szCs w:val="22"/>
                <w:lang w:val="en-GB"/>
              </w:rPr>
            </w:pPr>
            <w:r w:rsidRPr="00BD7500">
              <w:rPr>
                <w:rFonts w:ascii="Arial" w:hAnsi="Arial" w:cs="Arial"/>
                <w:sz w:val="22"/>
                <w:szCs w:val="22"/>
                <w:lang w:val="en-GB"/>
              </w:rPr>
              <w:tab/>
            </w:r>
            <w:r>
              <w:rPr>
                <w:rFonts w:ascii="Arial" w:hAnsi="Arial" w:cs="Arial"/>
                <w:sz w:val="22"/>
                <w:szCs w:val="22"/>
                <w:lang w:val="en-GB"/>
              </w:rPr>
              <w:t>EUR</w:t>
            </w:r>
            <w:r w:rsidRPr="00BD7500">
              <w:rPr>
                <w:rFonts w:ascii="Arial" w:hAnsi="Arial" w:cs="Arial"/>
                <w:sz w:val="22"/>
                <w:szCs w:val="22"/>
                <w:lang w:val="en-GB"/>
              </w:rPr>
              <w:t xml:space="preserve">:  </w:t>
            </w:r>
            <w:r w:rsidRPr="00BD7500">
              <w:rPr>
                <w:rFonts w:ascii="Arial" w:hAnsi="Arial" w:cs="Arial"/>
                <w:b/>
                <w:sz w:val="22"/>
                <w:szCs w:val="22"/>
                <w:lang w:val="en-GB"/>
              </w:rPr>
              <w:t>pictorial representation</w:t>
            </w:r>
            <w:r w:rsidRPr="00BD7500">
              <w:rPr>
                <w:rFonts w:ascii="Arial" w:hAnsi="Arial" w:cs="Arial"/>
                <w:sz w:val="22"/>
                <w:szCs w:val="22"/>
                <w:lang w:val="en-GB"/>
              </w:rPr>
              <w:t xml:space="preserve"> (PICREP) is optional</w:t>
            </w:r>
          </w:p>
          <w:p w14:paraId="61C6B978" w14:textId="77777777" w:rsidR="00823210" w:rsidRPr="00BD7500" w:rsidRDefault="00823210" w:rsidP="00694B49">
            <w:pPr>
              <w:spacing w:line="259" w:lineRule="auto"/>
              <w:ind w:left="1098" w:hanging="549"/>
              <w:jc w:val="both"/>
              <w:rPr>
                <w:rFonts w:ascii="Arial" w:hAnsi="Arial" w:cs="Arial"/>
                <w:sz w:val="22"/>
                <w:szCs w:val="22"/>
                <w:lang w:val="en-GB"/>
              </w:rPr>
            </w:pPr>
            <w:r w:rsidRPr="00BD7500">
              <w:rPr>
                <w:rFonts w:ascii="Arial" w:hAnsi="Arial" w:cs="Arial"/>
                <w:sz w:val="22"/>
                <w:szCs w:val="22"/>
                <w:lang w:val="en-GB"/>
              </w:rPr>
              <w:t>xii)</w:t>
            </w:r>
            <w:r w:rsidRPr="00BD7500">
              <w:rPr>
                <w:rFonts w:ascii="Arial" w:hAnsi="Arial" w:cs="Arial"/>
                <w:sz w:val="22"/>
                <w:szCs w:val="22"/>
                <w:lang w:val="en-GB"/>
              </w:rPr>
              <w:tab/>
              <w:t xml:space="preserve">US: If separate spans are required, each span’s </w:t>
            </w:r>
            <w:r w:rsidRPr="00BD7500">
              <w:rPr>
                <w:rFonts w:ascii="Arial" w:hAnsi="Arial" w:cs="Arial"/>
                <w:b/>
                <w:sz w:val="22"/>
                <w:szCs w:val="22"/>
                <w:lang w:val="en-GB"/>
              </w:rPr>
              <w:t>information</w:t>
            </w:r>
            <w:r w:rsidRPr="00BD7500">
              <w:rPr>
                <w:rFonts w:ascii="Arial" w:hAnsi="Arial" w:cs="Arial"/>
                <w:sz w:val="22"/>
                <w:szCs w:val="22"/>
                <w:lang w:val="en-GB"/>
              </w:rPr>
              <w:t xml:space="preserve"> (INFORM) should indicate whether it is the "Primary Navigation Span", "Secondary Navigation Span", or "Not to be used for Navigation."</w:t>
            </w:r>
          </w:p>
          <w:bookmarkStart w:id="15" w:name="_MON_1794125229"/>
          <w:bookmarkEnd w:id="15"/>
          <w:p w14:paraId="1FC60869" w14:textId="77777777" w:rsidR="00823210" w:rsidRPr="00BD7500" w:rsidRDefault="00C72D33" w:rsidP="00694B49">
            <w:pPr>
              <w:spacing w:line="259" w:lineRule="auto"/>
              <w:ind w:left="1098" w:hanging="549"/>
              <w:jc w:val="both"/>
              <w:rPr>
                <w:rFonts w:ascii="Arial" w:hAnsi="Arial" w:cs="Arial"/>
                <w:sz w:val="22"/>
                <w:szCs w:val="22"/>
                <w:lang w:val="en-GB"/>
              </w:rPr>
            </w:pPr>
            <w:ins w:id="16" w:author="Bernd Birklhuber" w:date="2024-06-12T09:12:00Z">
              <w:r w:rsidRPr="00D62667">
                <w:rPr>
                  <w:rFonts w:ascii="Arial" w:hAnsi="Arial" w:cs="Arial"/>
                  <w:noProof/>
                  <w:sz w:val="22"/>
                  <w:szCs w:val="22"/>
                  <w:lang w:val="en-GB"/>
                </w:rPr>
                <w:object w:dxaOrig="9070" w:dyaOrig="5160" w14:anchorId="4EAE15CF">
                  <v:shape id="_x0000_i1025" type="#_x0000_t75" alt="" style="width:456pt;height:258pt;mso-width-percent:0;mso-height-percent:0;mso-width-percent:0;mso-height-percent:0" o:ole="">
                    <v:imagedata r:id="rId42" o:title=""/>
                  </v:shape>
                  <o:OLEObject Type="Embed" ProgID="Word.Document.12" ShapeID="_x0000_i1025" DrawAspect="Content" ObjectID="_1808636790" r:id="rId43"/>
                </w:object>
              </w:r>
            </w:ins>
          </w:p>
          <w:p w14:paraId="0B3D797E" w14:textId="77777777" w:rsidR="00823210" w:rsidRPr="00BD7500" w:rsidRDefault="00823210" w:rsidP="00694B49">
            <w:pPr>
              <w:spacing w:line="259" w:lineRule="auto"/>
              <w:ind w:left="549" w:hanging="549"/>
              <w:jc w:val="both"/>
              <w:rPr>
                <w:rFonts w:ascii="Arial" w:hAnsi="Arial" w:cs="Arial"/>
                <w:sz w:val="22"/>
                <w:szCs w:val="22"/>
                <w:lang w:val="en-GB"/>
              </w:rPr>
            </w:pPr>
            <w:r w:rsidRPr="00BD7500">
              <w:rPr>
                <w:rFonts w:ascii="Arial" w:hAnsi="Arial" w:cs="Arial"/>
                <w:sz w:val="22"/>
                <w:szCs w:val="22"/>
                <w:lang w:val="en-GB"/>
              </w:rPr>
              <w:t>B)</w:t>
            </w:r>
            <w:r w:rsidRPr="00BD7500">
              <w:rPr>
                <w:rFonts w:ascii="Arial" w:hAnsi="Arial" w:cs="Arial"/>
                <w:sz w:val="22"/>
                <w:szCs w:val="22"/>
                <w:lang w:val="en-GB"/>
              </w:rPr>
              <w:tab/>
              <w:t>Bridge</w:t>
            </w:r>
            <w:r>
              <w:rPr>
                <w:rFonts w:ascii="Arial" w:hAnsi="Arial" w:cs="Arial"/>
                <w:sz w:val="22"/>
                <w:szCs w:val="22"/>
                <w:lang w:val="en-GB"/>
              </w:rPr>
              <w:t>s with opening spans</w:t>
            </w:r>
            <w:r w:rsidRPr="00BD7500">
              <w:rPr>
                <w:rFonts w:ascii="Arial" w:hAnsi="Arial" w:cs="Arial"/>
                <w:sz w:val="22"/>
                <w:szCs w:val="22"/>
                <w:lang w:val="en-GB"/>
              </w:rPr>
              <w:t>:</w:t>
            </w:r>
          </w:p>
          <w:p w14:paraId="506A85FA" w14:textId="77777777" w:rsidR="00823210" w:rsidRPr="00BD7500" w:rsidRDefault="00823210" w:rsidP="00694B49">
            <w:pPr>
              <w:spacing w:line="259" w:lineRule="auto"/>
              <w:ind w:left="1098" w:hanging="549"/>
              <w:jc w:val="both"/>
              <w:rPr>
                <w:rFonts w:ascii="Arial" w:hAnsi="Arial" w:cs="Arial"/>
                <w:sz w:val="22"/>
                <w:szCs w:val="22"/>
                <w:lang w:val="en-GB"/>
              </w:rPr>
            </w:pPr>
            <w:proofErr w:type="spellStart"/>
            <w:r w:rsidRPr="00BD7500">
              <w:rPr>
                <w:rFonts w:ascii="Arial" w:hAnsi="Arial" w:cs="Arial"/>
                <w:sz w:val="22"/>
                <w:szCs w:val="22"/>
                <w:lang w:val="en-GB"/>
              </w:rPr>
              <w:t>i</w:t>
            </w:r>
            <w:proofErr w:type="spellEnd"/>
            <w:r w:rsidRPr="00BD7500">
              <w:rPr>
                <w:rFonts w:ascii="Arial" w:hAnsi="Arial" w:cs="Arial"/>
                <w:sz w:val="22"/>
                <w:szCs w:val="22"/>
                <w:lang w:val="en-GB"/>
              </w:rPr>
              <w:t>)</w:t>
            </w:r>
            <w:r w:rsidRPr="00BD7500">
              <w:rPr>
                <w:rFonts w:ascii="Arial" w:hAnsi="Arial" w:cs="Arial"/>
                <w:sz w:val="22"/>
                <w:szCs w:val="22"/>
                <w:lang w:val="en-GB"/>
              </w:rPr>
              <w:tab/>
              <w:t xml:space="preserve">The portions of the bridge that approach the span </w:t>
            </w:r>
            <w:r>
              <w:rPr>
                <w:rFonts w:ascii="Arial" w:hAnsi="Arial" w:cs="Arial"/>
                <w:sz w:val="22"/>
                <w:szCs w:val="22"/>
                <w:lang w:val="en-GB"/>
              </w:rPr>
              <w:t xml:space="preserve">opening </w:t>
            </w:r>
            <w:r w:rsidRPr="00BD7500">
              <w:rPr>
                <w:rFonts w:ascii="Arial" w:hAnsi="Arial" w:cs="Arial"/>
                <w:sz w:val="22"/>
                <w:szCs w:val="22"/>
                <w:lang w:val="en-GB"/>
              </w:rPr>
              <w:t xml:space="preserve">from either shore are to be </w:t>
            </w:r>
            <w:r>
              <w:rPr>
                <w:rFonts w:ascii="Arial" w:hAnsi="Arial" w:cs="Arial"/>
                <w:sz w:val="22"/>
                <w:szCs w:val="22"/>
                <w:lang w:val="en-GB"/>
              </w:rPr>
              <w:t>encoded</w:t>
            </w:r>
            <w:r w:rsidRPr="00BD7500">
              <w:rPr>
                <w:rFonts w:ascii="Arial" w:hAnsi="Arial" w:cs="Arial"/>
                <w:sz w:val="22"/>
                <w:szCs w:val="22"/>
                <w:lang w:val="en-GB"/>
              </w:rPr>
              <w:t xml:space="preserve"> as </w:t>
            </w:r>
            <w:r>
              <w:rPr>
                <w:rFonts w:ascii="Arial" w:hAnsi="Arial" w:cs="Arial"/>
                <w:sz w:val="22"/>
                <w:szCs w:val="22"/>
                <w:lang w:val="en-GB"/>
              </w:rPr>
              <w:t xml:space="preserve">span </w:t>
            </w:r>
            <w:r w:rsidRPr="00BD7500">
              <w:rPr>
                <w:rFonts w:ascii="Arial" w:hAnsi="Arial" w:cs="Arial"/>
                <w:sz w:val="22"/>
                <w:szCs w:val="22"/>
                <w:lang w:val="en-GB"/>
              </w:rPr>
              <w:t xml:space="preserve">fixed (separate </w:t>
            </w:r>
            <w:r>
              <w:rPr>
                <w:rFonts w:ascii="Arial" w:hAnsi="Arial" w:cs="Arial"/>
                <w:sz w:val="22"/>
                <w:szCs w:val="22"/>
                <w:lang w:val="en-GB"/>
              </w:rPr>
              <w:t>features</w:t>
            </w:r>
            <w:r w:rsidRPr="00BD7500">
              <w:rPr>
                <w:rFonts w:ascii="Arial" w:hAnsi="Arial" w:cs="Arial"/>
                <w:sz w:val="22"/>
                <w:szCs w:val="22"/>
                <w:lang w:val="en-GB"/>
              </w:rPr>
              <w:t xml:space="preserve">).  Only that portion of the bridge that is actually movable is to be </w:t>
            </w:r>
            <w:r>
              <w:rPr>
                <w:rFonts w:ascii="Arial" w:hAnsi="Arial" w:cs="Arial"/>
                <w:sz w:val="22"/>
                <w:szCs w:val="22"/>
                <w:lang w:val="en-GB"/>
              </w:rPr>
              <w:t>encoded</w:t>
            </w:r>
            <w:r w:rsidRPr="00BD7500">
              <w:rPr>
                <w:rFonts w:ascii="Arial" w:hAnsi="Arial" w:cs="Arial"/>
                <w:sz w:val="22"/>
                <w:szCs w:val="22"/>
                <w:lang w:val="en-GB"/>
              </w:rPr>
              <w:t xml:space="preserve"> as a </w:t>
            </w:r>
            <w:r>
              <w:rPr>
                <w:rFonts w:ascii="Arial" w:hAnsi="Arial" w:cs="Arial"/>
                <w:sz w:val="22"/>
                <w:szCs w:val="22"/>
                <w:lang w:val="en-GB"/>
              </w:rPr>
              <w:t>span opening</w:t>
            </w:r>
            <w:r w:rsidRPr="00BD7500">
              <w:rPr>
                <w:rFonts w:ascii="Arial" w:hAnsi="Arial" w:cs="Arial"/>
                <w:sz w:val="22"/>
                <w:szCs w:val="22"/>
                <w:lang w:val="en-GB"/>
              </w:rPr>
              <w:t>.</w:t>
            </w:r>
          </w:p>
          <w:p w14:paraId="21A2B24C" w14:textId="77777777" w:rsidR="00823210" w:rsidRPr="00BD7500" w:rsidRDefault="00823210" w:rsidP="00694B49">
            <w:pPr>
              <w:spacing w:line="259" w:lineRule="auto"/>
              <w:ind w:left="1098" w:hanging="549"/>
              <w:jc w:val="both"/>
              <w:rPr>
                <w:rFonts w:ascii="Arial" w:hAnsi="Arial" w:cs="Arial"/>
                <w:sz w:val="22"/>
                <w:szCs w:val="22"/>
                <w:lang w:val="en-GB"/>
              </w:rPr>
            </w:pPr>
          </w:p>
          <w:p w14:paraId="799EC55A" w14:textId="77777777" w:rsidR="00823210" w:rsidRPr="00BD7500" w:rsidRDefault="00823210" w:rsidP="00694B49">
            <w:pPr>
              <w:spacing w:line="259" w:lineRule="auto"/>
              <w:ind w:left="549" w:hanging="549"/>
              <w:jc w:val="both"/>
              <w:rPr>
                <w:rFonts w:ascii="Arial" w:hAnsi="Arial" w:cs="Arial"/>
                <w:sz w:val="22"/>
                <w:szCs w:val="22"/>
                <w:lang w:val="en-GB"/>
              </w:rPr>
            </w:pPr>
            <w:r>
              <w:rPr>
                <w:rFonts w:ascii="Arial" w:hAnsi="Arial" w:cs="Arial"/>
                <w:sz w:val="22"/>
                <w:szCs w:val="22"/>
                <w:lang w:val="en-GB"/>
              </w:rPr>
              <w:t>C</w:t>
            </w:r>
            <w:r w:rsidRPr="00BD7500">
              <w:rPr>
                <w:rFonts w:ascii="Arial" w:hAnsi="Arial" w:cs="Arial"/>
                <w:sz w:val="22"/>
                <w:szCs w:val="22"/>
                <w:lang w:val="en-GB"/>
              </w:rPr>
              <w:t>)</w:t>
            </w:r>
            <w:r w:rsidRPr="00BD7500">
              <w:rPr>
                <w:rFonts w:ascii="Arial" w:hAnsi="Arial" w:cs="Arial"/>
                <w:sz w:val="22"/>
                <w:szCs w:val="22"/>
                <w:lang w:val="en-GB"/>
              </w:rPr>
              <w:tab/>
              <w:t>Swing Bridge</w:t>
            </w:r>
          </w:p>
          <w:p w14:paraId="5B06134B" w14:textId="77777777" w:rsidR="00823210" w:rsidRPr="00BD7500" w:rsidRDefault="00823210" w:rsidP="00694B49">
            <w:pPr>
              <w:spacing w:line="259" w:lineRule="auto"/>
              <w:ind w:left="1098" w:hanging="549"/>
              <w:jc w:val="both"/>
              <w:rPr>
                <w:rFonts w:ascii="Arial" w:hAnsi="Arial" w:cs="Arial"/>
                <w:sz w:val="22"/>
                <w:szCs w:val="22"/>
                <w:lang w:val="en-GB"/>
              </w:rPr>
            </w:pPr>
            <w:proofErr w:type="spellStart"/>
            <w:r w:rsidRPr="00BD7500">
              <w:rPr>
                <w:rFonts w:ascii="Arial" w:hAnsi="Arial" w:cs="Arial"/>
                <w:sz w:val="22"/>
                <w:szCs w:val="22"/>
                <w:lang w:val="en-GB"/>
              </w:rPr>
              <w:t>i</w:t>
            </w:r>
            <w:proofErr w:type="spellEnd"/>
            <w:r w:rsidRPr="00BD7500">
              <w:rPr>
                <w:rFonts w:ascii="Arial" w:hAnsi="Arial" w:cs="Arial"/>
                <w:sz w:val="22"/>
                <w:szCs w:val="22"/>
                <w:lang w:val="en-GB"/>
              </w:rPr>
              <w:t>)</w:t>
            </w:r>
            <w:r w:rsidRPr="00BD7500">
              <w:rPr>
                <w:rFonts w:ascii="Arial" w:hAnsi="Arial" w:cs="Arial"/>
                <w:sz w:val="22"/>
                <w:szCs w:val="22"/>
                <w:lang w:val="en-GB"/>
              </w:rPr>
              <w:tab/>
              <w:t xml:space="preserve">US &amp; </w:t>
            </w:r>
            <w:r>
              <w:rPr>
                <w:rFonts w:ascii="Arial" w:hAnsi="Arial" w:cs="Arial"/>
                <w:sz w:val="22"/>
                <w:szCs w:val="22"/>
                <w:lang w:val="en-GB"/>
              </w:rPr>
              <w:t>EUR</w:t>
            </w:r>
            <w:r w:rsidRPr="00BD7500">
              <w:rPr>
                <w:rFonts w:ascii="Arial" w:hAnsi="Arial" w:cs="Arial"/>
                <w:sz w:val="22"/>
                <w:szCs w:val="22"/>
                <w:lang w:val="en-GB"/>
              </w:rPr>
              <w:t xml:space="preserve">: Add a </w:t>
            </w:r>
            <w:r w:rsidRPr="00BD7500">
              <w:rPr>
                <w:rFonts w:ascii="Arial" w:hAnsi="Arial" w:cs="Arial"/>
                <w:b/>
                <w:sz w:val="22"/>
                <w:szCs w:val="22"/>
                <w:lang w:val="en-GB"/>
              </w:rPr>
              <w:t>Caution Area</w:t>
            </w:r>
            <w:r w:rsidRPr="00BD7500">
              <w:rPr>
                <w:rFonts w:ascii="Arial" w:hAnsi="Arial" w:cs="Arial"/>
                <w:sz w:val="22"/>
                <w:szCs w:val="22"/>
                <w:lang w:val="en-GB"/>
              </w:rPr>
              <w:t xml:space="preserve"> (CTNARE) feature (</w:t>
            </w:r>
            <w:r w:rsidRPr="00BD7500">
              <w:rPr>
                <w:rFonts w:ascii="Arial" w:hAnsi="Arial" w:cs="Arial"/>
                <w:b/>
                <w:sz w:val="22"/>
                <w:szCs w:val="22"/>
                <w:lang w:val="en-GB"/>
              </w:rPr>
              <w:t>information text</w:t>
            </w:r>
            <w:r w:rsidRPr="00BD7500">
              <w:rPr>
                <w:rFonts w:ascii="Arial" w:hAnsi="Arial" w:cs="Arial"/>
                <w:sz w:val="22"/>
                <w:szCs w:val="22"/>
                <w:lang w:val="en-GB"/>
              </w:rPr>
              <w:t xml:space="preserve"> (INFORM) = Swing Area) around the swing area that is showing the actual swing area of the swinging bridge span.</w:t>
            </w:r>
          </w:p>
          <w:p w14:paraId="131EF8FE" w14:textId="77777777" w:rsidR="00823210" w:rsidRPr="0057264D" w:rsidRDefault="00823210" w:rsidP="00694B49">
            <w:pPr>
              <w:spacing w:line="259" w:lineRule="auto"/>
              <w:ind w:left="549" w:hanging="549"/>
              <w:jc w:val="both"/>
              <w:rPr>
                <w:rFonts w:ascii="Arial" w:hAnsi="Arial" w:cs="Arial"/>
                <w:sz w:val="22"/>
                <w:szCs w:val="22"/>
                <w:lang w:val="en-GB"/>
              </w:rPr>
            </w:pPr>
          </w:p>
        </w:tc>
      </w:tr>
      <w:tr w:rsidR="00823210" w:rsidRPr="00823210" w14:paraId="0026143F" w14:textId="77777777" w:rsidTr="00694B49">
        <w:trPr>
          <w:trHeight w:val="953"/>
        </w:trPr>
        <w:tc>
          <w:tcPr>
            <w:tcW w:w="10010" w:type="dxa"/>
            <w:tcBorders>
              <w:top w:val="single" w:sz="4" w:space="0" w:color="000000"/>
              <w:left w:val="single" w:sz="4" w:space="0" w:color="000000"/>
              <w:bottom w:val="single" w:sz="4" w:space="0" w:color="000000"/>
              <w:right w:val="single" w:sz="4" w:space="0" w:color="000000"/>
            </w:tcBorders>
            <w:shd w:val="clear" w:color="auto" w:fill="auto"/>
          </w:tcPr>
          <w:p w14:paraId="70762994" w14:textId="77777777" w:rsidR="00823210" w:rsidRPr="00513D48" w:rsidRDefault="00823210" w:rsidP="00694B49">
            <w:pPr>
              <w:spacing w:line="259" w:lineRule="auto"/>
              <w:rPr>
                <w:rFonts w:ascii="Arial" w:hAnsi="Arial" w:cs="Arial"/>
                <w:sz w:val="22"/>
                <w:szCs w:val="22"/>
                <w:u w:val="single" w:color="000000"/>
                <w:lang w:val="en-GB"/>
              </w:rPr>
            </w:pPr>
          </w:p>
        </w:tc>
      </w:tr>
    </w:tbl>
    <w:p w14:paraId="4FE36391" w14:textId="77777777" w:rsidR="00823210" w:rsidRPr="001E6FE9" w:rsidRDefault="00823210" w:rsidP="00823210">
      <w:pPr>
        <w:spacing w:line="259" w:lineRule="auto"/>
        <w:ind w:left="269"/>
        <w:rPr>
          <w:rFonts w:ascii="Arial" w:hAnsi="Arial" w:cs="Arial"/>
          <w:lang w:val="en-GB"/>
        </w:rPr>
      </w:pPr>
      <w:r w:rsidRPr="0057264D">
        <w:rPr>
          <w:rFonts w:ascii="Arial" w:hAnsi="Arial" w:cs="Arial"/>
          <w:b/>
          <w:lang w:val="en-GB"/>
        </w:rPr>
        <w:t xml:space="preserve"> </w:t>
      </w:r>
    </w:p>
    <w:p w14:paraId="616F91BC" w14:textId="77777777" w:rsidR="00823210" w:rsidRPr="00513D48" w:rsidRDefault="00823210" w:rsidP="00823210">
      <w:pPr>
        <w:spacing w:line="259" w:lineRule="auto"/>
        <w:ind w:left="269"/>
        <w:rPr>
          <w:rFonts w:ascii="Arial" w:hAnsi="Arial" w:cs="Arial"/>
          <w:lang w:val="en-GB"/>
        </w:rPr>
      </w:pPr>
    </w:p>
    <w:p w14:paraId="1036BC48" w14:textId="77777777" w:rsidR="00823210" w:rsidRPr="003625E9" w:rsidRDefault="00823210" w:rsidP="001C48E7">
      <w:pPr>
        <w:pStyle w:val="Kop2"/>
        <w:numPr>
          <w:ilvl w:val="1"/>
          <w:numId w:val="1"/>
        </w:numPr>
        <w:ind w:hanging="218"/>
        <w:rPr>
          <w:sz w:val="22"/>
          <w:szCs w:val="22"/>
          <w:lang w:val="en-GB"/>
        </w:rPr>
      </w:pPr>
      <w:r w:rsidRPr="003625E9">
        <w:rPr>
          <w:rFonts w:eastAsia="Calibri"/>
          <w:lang w:val="en-GB"/>
        </w:rPr>
        <w:br w:type="page"/>
      </w:r>
      <w:bookmarkStart w:id="17" w:name="_Ref170819500"/>
      <w:r w:rsidRPr="003625E9">
        <w:rPr>
          <w:sz w:val="22"/>
          <w:szCs w:val="22"/>
          <w:lang w:val="en-GB"/>
        </w:rPr>
        <w:lastRenderedPageBreak/>
        <w:t>Span fixed</w:t>
      </w:r>
      <w:bookmarkEnd w:id="17"/>
      <w:r w:rsidRPr="003625E9">
        <w:rPr>
          <w:sz w:val="22"/>
          <w:szCs w:val="22"/>
          <w:lang w:val="en-GB"/>
        </w:rPr>
        <w:t xml:space="preserve"> </w:t>
      </w:r>
    </w:p>
    <w:tbl>
      <w:tblPr>
        <w:tblW w:w="10010" w:type="dxa"/>
        <w:tblInd w:w="161" w:type="dxa"/>
        <w:tblCellMar>
          <w:top w:w="10" w:type="dxa"/>
          <w:left w:w="106" w:type="dxa"/>
          <w:bottom w:w="5" w:type="dxa"/>
          <w:right w:w="53" w:type="dxa"/>
        </w:tblCellMar>
        <w:tblLook w:val="04A0" w:firstRow="1" w:lastRow="0" w:firstColumn="1" w:lastColumn="0" w:noHBand="0" w:noVBand="1"/>
      </w:tblPr>
      <w:tblGrid>
        <w:gridCol w:w="1374"/>
        <w:gridCol w:w="1599"/>
        <w:gridCol w:w="675"/>
        <w:gridCol w:w="839"/>
        <w:gridCol w:w="697"/>
        <w:gridCol w:w="1019"/>
        <w:gridCol w:w="933"/>
        <w:gridCol w:w="570"/>
        <w:gridCol w:w="921"/>
        <w:gridCol w:w="1383"/>
      </w:tblGrid>
      <w:tr w:rsidR="00823210" w:rsidRPr="00823210" w14:paraId="56B38104" w14:textId="77777777" w:rsidTr="00694B49">
        <w:trPr>
          <w:trHeight w:val="710"/>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1EE1C79C" w14:textId="77777777" w:rsidR="00823210" w:rsidRPr="00561E3F" w:rsidRDefault="00823210" w:rsidP="00694B49">
            <w:pPr>
              <w:spacing w:line="259" w:lineRule="auto"/>
              <w:ind w:left="2"/>
              <w:jc w:val="both"/>
              <w:rPr>
                <w:rFonts w:ascii="Arial" w:hAnsi="Arial" w:cs="Arial"/>
                <w:sz w:val="22"/>
                <w:szCs w:val="22"/>
                <w:lang w:val="en-GB"/>
              </w:rPr>
            </w:pPr>
            <w:r w:rsidRPr="003625E9">
              <w:rPr>
                <w:rFonts w:ascii="Arial" w:hAnsi="Arial" w:cs="Arial"/>
                <w:sz w:val="22"/>
                <w:szCs w:val="22"/>
                <w:u w:val="single" w:color="000000"/>
                <w:lang w:val="en-GB"/>
              </w:rPr>
              <w:t>IHO Definition:</w:t>
            </w:r>
            <w:r w:rsidRPr="006807FD">
              <w:rPr>
                <w:rFonts w:ascii="Arial" w:hAnsi="Arial" w:cs="Arial"/>
                <w:sz w:val="22"/>
                <w:szCs w:val="22"/>
                <w:lang w:val="en-GB"/>
              </w:rPr>
              <w:t xml:space="preserve"> </w:t>
            </w:r>
            <w:r w:rsidRPr="006515C4">
              <w:rPr>
                <w:rFonts w:ascii="Arial" w:hAnsi="Arial" w:cs="Arial"/>
                <w:b/>
                <w:sz w:val="22"/>
                <w:szCs w:val="22"/>
                <w:lang w:val="en-GB"/>
              </w:rPr>
              <w:t>SPAN FIXED</w:t>
            </w:r>
            <w:r w:rsidRPr="007B7F2B">
              <w:rPr>
                <w:rFonts w:ascii="Arial" w:hAnsi="Arial" w:cs="Arial"/>
                <w:sz w:val="22"/>
                <w:szCs w:val="22"/>
                <w:lang w:val="en-GB"/>
              </w:rPr>
              <w:t>. A fixed component of the deck of a bridge s</w:t>
            </w:r>
            <w:r w:rsidRPr="00561E3F">
              <w:rPr>
                <w:rFonts w:ascii="Arial" w:hAnsi="Arial" w:cs="Arial"/>
                <w:sz w:val="22"/>
                <w:szCs w:val="22"/>
                <w:lang w:val="en-GB"/>
              </w:rPr>
              <w:t xml:space="preserve">panning successive bridge piers. (Adapted from Defence Geospatial Information Working Group; Feature Data Dictionary Register, 2013). </w:t>
            </w:r>
          </w:p>
        </w:tc>
      </w:tr>
      <w:tr w:rsidR="00823210" w:rsidRPr="00823210" w14:paraId="4596464A" w14:textId="77777777" w:rsidTr="00694B49">
        <w:trPr>
          <w:trHeight w:val="494"/>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3F694C06"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b/>
                <w:sz w:val="22"/>
                <w:szCs w:val="22"/>
                <w:u w:val="single" w:color="000000"/>
                <w:lang w:val="en-GB"/>
              </w:rPr>
              <w:t>S-</w:t>
            </w:r>
            <w:r w:rsidRPr="001E6FE9">
              <w:rPr>
                <w:rFonts w:ascii="Arial" w:hAnsi="Arial" w:cs="Arial"/>
                <w:b/>
                <w:sz w:val="22"/>
                <w:szCs w:val="22"/>
                <w:u w:val="single" w:color="000000"/>
                <w:lang w:val="en-GB"/>
              </w:rPr>
              <w:t>4</w:t>
            </w:r>
            <w:r w:rsidRPr="003625E9">
              <w:rPr>
                <w:rFonts w:ascii="Arial" w:hAnsi="Arial" w:cs="Arial"/>
                <w:b/>
                <w:sz w:val="22"/>
                <w:szCs w:val="22"/>
                <w:u w:val="single" w:color="000000"/>
                <w:lang w:val="en-GB"/>
              </w:rPr>
              <w:t>01 Geo Feature:</w:t>
            </w:r>
            <w:r w:rsidRPr="003625E9">
              <w:rPr>
                <w:rFonts w:ascii="Arial" w:hAnsi="Arial" w:cs="Arial"/>
                <w:b/>
                <w:sz w:val="22"/>
                <w:szCs w:val="22"/>
                <w:lang w:val="en-GB"/>
              </w:rPr>
              <w:t xml:space="preserve"> Span Fixed </w:t>
            </w:r>
            <w:r w:rsidRPr="006807FD">
              <w:rPr>
                <w:rFonts w:ascii="Arial" w:hAnsi="Arial" w:cs="Arial"/>
                <w:b/>
                <w:i/>
                <w:sz w:val="22"/>
                <w:szCs w:val="22"/>
                <w:lang w:val="en-GB"/>
              </w:rPr>
              <w:t>(</w:t>
            </w:r>
            <w:r>
              <w:rPr>
                <w:rFonts w:ascii="Arial" w:hAnsi="Arial" w:cs="Arial"/>
                <w:b/>
                <w:i/>
                <w:sz w:val="22"/>
                <w:szCs w:val="22"/>
                <w:lang w:val="en-GB"/>
              </w:rPr>
              <w:t>bridge</w:t>
            </w:r>
            <w:r w:rsidRPr="006807FD">
              <w:rPr>
                <w:rFonts w:ascii="Arial" w:hAnsi="Arial" w:cs="Arial"/>
                <w:b/>
                <w:i/>
                <w:sz w:val="22"/>
                <w:szCs w:val="22"/>
                <w:lang w:val="en-GB"/>
              </w:rPr>
              <w:t xml:space="preserve">) </w:t>
            </w:r>
            <w:r w:rsidRPr="0057264D">
              <w:rPr>
                <w:rFonts w:ascii="Arial" w:hAnsi="Arial" w:cs="Arial"/>
                <w:b/>
                <w:sz w:val="22"/>
                <w:szCs w:val="22"/>
                <w:lang w:val="en-GB"/>
              </w:rPr>
              <w:t>(M)</w:t>
            </w:r>
          </w:p>
        </w:tc>
      </w:tr>
      <w:tr w:rsidR="00823210" w:rsidRPr="0057264D" w14:paraId="4FC98982" w14:textId="77777777" w:rsidTr="00694B49">
        <w:trPr>
          <w:trHeight w:val="494"/>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311362FE" w14:textId="77777777" w:rsidR="00823210" w:rsidRPr="00513D48" w:rsidRDefault="00823210" w:rsidP="00694B49">
            <w:pPr>
              <w:spacing w:line="259" w:lineRule="auto"/>
              <w:ind w:left="2"/>
              <w:rPr>
                <w:rFonts w:ascii="Arial" w:hAnsi="Arial" w:cs="Arial"/>
                <w:sz w:val="22"/>
                <w:szCs w:val="22"/>
                <w:lang w:val="en-GB"/>
              </w:rPr>
            </w:pPr>
            <w:r w:rsidRPr="0057264D">
              <w:rPr>
                <w:rFonts w:ascii="Arial" w:hAnsi="Arial" w:cs="Arial"/>
                <w:b/>
                <w:sz w:val="22"/>
                <w:szCs w:val="22"/>
                <w:u w:val="single" w:color="000000"/>
                <w:lang w:val="en-GB"/>
              </w:rPr>
              <w:t>Primitives:</w:t>
            </w:r>
            <w:r w:rsidRPr="001E6FE9">
              <w:rPr>
                <w:rFonts w:ascii="Arial" w:hAnsi="Arial" w:cs="Arial"/>
                <w:b/>
                <w:sz w:val="22"/>
                <w:szCs w:val="22"/>
                <w:lang w:val="en-GB"/>
              </w:rPr>
              <w:t xml:space="preserve"> Curve, Surface </w:t>
            </w:r>
          </w:p>
        </w:tc>
      </w:tr>
      <w:tr w:rsidR="00823210" w:rsidRPr="00823210" w14:paraId="5D1C3FCB" w14:textId="77777777" w:rsidTr="00694B49">
        <w:trPr>
          <w:trHeight w:val="1068"/>
        </w:trPr>
        <w:tc>
          <w:tcPr>
            <w:tcW w:w="2973" w:type="dxa"/>
            <w:gridSpan w:val="2"/>
            <w:tcBorders>
              <w:top w:val="single" w:sz="4" w:space="0" w:color="000000"/>
              <w:left w:val="single" w:sz="4" w:space="0" w:color="000000"/>
              <w:bottom w:val="single" w:sz="4" w:space="0" w:color="000000"/>
              <w:right w:val="single" w:sz="4" w:space="0" w:color="000000"/>
            </w:tcBorders>
            <w:shd w:val="clear" w:color="auto" w:fill="auto"/>
          </w:tcPr>
          <w:p w14:paraId="01AD14E6" w14:textId="77777777" w:rsidR="00823210" w:rsidRPr="00513D48" w:rsidRDefault="00823210" w:rsidP="00694B49">
            <w:pPr>
              <w:spacing w:after="122" w:line="259" w:lineRule="auto"/>
              <w:ind w:left="2"/>
              <w:rPr>
                <w:rFonts w:ascii="Arial" w:hAnsi="Arial" w:cs="Arial"/>
                <w:sz w:val="22"/>
                <w:szCs w:val="22"/>
                <w:lang w:val="en-GB"/>
              </w:rPr>
            </w:pPr>
            <w:r w:rsidRPr="0057264D">
              <w:rPr>
                <w:rFonts w:ascii="Arial" w:hAnsi="Arial" w:cs="Arial"/>
                <w:i/>
                <w:color w:val="0000FF"/>
                <w:sz w:val="18"/>
                <w:szCs w:val="22"/>
                <w:lang w:val="en-GB"/>
              </w:rPr>
              <w:t>Real World</w:t>
            </w:r>
            <w:r w:rsidRPr="001E6FE9">
              <w:rPr>
                <w:rFonts w:ascii="Arial" w:hAnsi="Arial" w:cs="Arial"/>
                <w:color w:val="0000FF"/>
                <w:sz w:val="18"/>
                <w:szCs w:val="22"/>
                <w:lang w:val="en-GB"/>
              </w:rPr>
              <w:t xml:space="preserve"> </w:t>
            </w:r>
          </w:p>
          <w:p w14:paraId="680778C5" w14:textId="77777777" w:rsidR="00823210" w:rsidRPr="00A2622C" w:rsidRDefault="00823210" w:rsidP="00694B49">
            <w:pPr>
              <w:spacing w:line="259" w:lineRule="auto"/>
              <w:ind w:left="2"/>
              <w:rPr>
                <w:rFonts w:ascii="Arial" w:hAnsi="Arial" w:cs="Arial"/>
                <w:sz w:val="22"/>
                <w:szCs w:val="22"/>
                <w:lang w:val="en-GB"/>
              </w:rPr>
            </w:pPr>
            <w:r w:rsidRPr="003625E9">
              <w:rPr>
                <w:rFonts w:ascii="Arial" w:hAnsi="Arial" w:cs="Arial"/>
                <w:b/>
                <w:sz w:val="22"/>
                <w:szCs w:val="22"/>
                <w:lang w:val="en-GB"/>
              </w:rPr>
              <w:t xml:space="preserve"> </w:t>
            </w:r>
            <w:r w:rsidRPr="004D60A3">
              <w:rPr>
                <w:rFonts w:ascii="Arial" w:hAnsi="Arial" w:cs="Arial"/>
                <w:sz w:val="16"/>
                <w:szCs w:val="22"/>
                <w:lang w:val="en-GB"/>
              </w:rPr>
              <w:t>See 6.6 bridge</w:t>
            </w:r>
          </w:p>
        </w:tc>
        <w:tc>
          <w:tcPr>
            <w:tcW w:w="3230" w:type="dxa"/>
            <w:gridSpan w:val="4"/>
            <w:tcBorders>
              <w:top w:val="single" w:sz="4" w:space="0" w:color="000000"/>
              <w:left w:val="single" w:sz="4" w:space="0" w:color="000000"/>
              <w:bottom w:val="single" w:sz="4" w:space="0" w:color="000000"/>
              <w:right w:val="single" w:sz="4" w:space="0" w:color="000000"/>
            </w:tcBorders>
            <w:shd w:val="clear" w:color="auto" w:fill="auto"/>
          </w:tcPr>
          <w:p w14:paraId="01B106C6" w14:textId="77777777" w:rsidR="00823210" w:rsidRPr="006515C4" w:rsidRDefault="00823210" w:rsidP="00694B49">
            <w:pPr>
              <w:spacing w:after="122" w:line="259" w:lineRule="auto"/>
              <w:ind w:left="2"/>
              <w:rPr>
                <w:rFonts w:ascii="Arial" w:hAnsi="Arial" w:cs="Arial"/>
                <w:sz w:val="22"/>
                <w:szCs w:val="22"/>
                <w:lang w:val="en-GB"/>
              </w:rPr>
            </w:pPr>
            <w:r w:rsidRPr="006807FD">
              <w:rPr>
                <w:rFonts w:ascii="Arial" w:hAnsi="Arial" w:cs="Arial"/>
                <w:i/>
                <w:color w:val="0000FF"/>
                <w:sz w:val="18"/>
                <w:szCs w:val="22"/>
                <w:lang w:val="en-GB"/>
              </w:rPr>
              <w:t xml:space="preserve">Paper Chart Symbol </w:t>
            </w:r>
          </w:p>
          <w:p w14:paraId="7F5D7EF1" w14:textId="77777777" w:rsidR="00823210" w:rsidRPr="00561E3F" w:rsidRDefault="00823210" w:rsidP="00694B49">
            <w:pPr>
              <w:spacing w:line="259" w:lineRule="auto"/>
              <w:jc w:val="center"/>
              <w:rPr>
                <w:rFonts w:ascii="Arial" w:hAnsi="Arial" w:cs="Arial"/>
                <w:sz w:val="22"/>
                <w:szCs w:val="22"/>
                <w:lang w:val="en-GB"/>
              </w:rPr>
            </w:pPr>
            <w:r w:rsidRPr="004D60A3">
              <w:rPr>
                <w:rFonts w:ascii="Arial" w:hAnsi="Arial" w:cs="Arial"/>
                <w:sz w:val="16"/>
                <w:szCs w:val="22"/>
                <w:lang w:val="en-GB"/>
              </w:rPr>
              <w:t>See 6.6 bridge</w:t>
            </w:r>
            <w:r w:rsidRPr="007B7F2B">
              <w:rPr>
                <w:rFonts w:ascii="Arial" w:hAnsi="Arial" w:cs="Arial"/>
                <w:b/>
                <w:sz w:val="22"/>
                <w:szCs w:val="22"/>
                <w:lang w:val="en-GB"/>
              </w:rPr>
              <w:t xml:space="preserve"> </w:t>
            </w:r>
          </w:p>
        </w:tc>
        <w:tc>
          <w:tcPr>
            <w:tcW w:w="3807" w:type="dxa"/>
            <w:gridSpan w:val="4"/>
            <w:tcBorders>
              <w:top w:val="single" w:sz="4" w:space="0" w:color="000000"/>
              <w:left w:val="single" w:sz="4" w:space="0" w:color="000000"/>
              <w:bottom w:val="single" w:sz="4" w:space="0" w:color="000000"/>
              <w:right w:val="single" w:sz="4" w:space="0" w:color="000000"/>
            </w:tcBorders>
            <w:shd w:val="clear" w:color="auto" w:fill="auto"/>
          </w:tcPr>
          <w:p w14:paraId="40DBD96A" w14:textId="77777777" w:rsidR="00823210" w:rsidRPr="003B3BE9" w:rsidRDefault="00823210" w:rsidP="00694B49">
            <w:pPr>
              <w:spacing w:after="122" w:line="259" w:lineRule="auto"/>
              <w:ind w:left="2"/>
              <w:rPr>
                <w:rFonts w:ascii="Arial" w:hAnsi="Arial" w:cs="Arial"/>
                <w:sz w:val="22"/>
                <w:szCs w:val="22"/>
                <w:lang w:val="en-GB"/>
              </w:rPr>
            </w:pPr>
            <w:r>
              <w:rPr>
                <w:rFonts w:ascii="Arial" w:hAnsi="Arial" w:cs="Arial"/>
                <w:i/>
                <w:color w:val="0000FF"/>
                <w:sz w:val="18"/>
                <w:szCs w:val="22"/>
                <w:lang w:val="en-GB"/>
              </w:rPr>
              <w:t xml:space="preserve">Inland </w:t>
            </w:r>
            <w:r w:rsidRPr="00561E3F">
              <w:rPr>
                <w:rFonts w:ascii="Arial" w:hAnsi="Arial" w:cs="Arial"/>
                <w:i/>
                <w:color w:val="0000FF"/>
                <w:sz w:val="18"/>
                <w:szCs w:val="22"/>
                <w:lang w:val="en-GB"/>
              </w:rPr>
              <w:t>ECDIS</w:t>
            </w:r>
            <w:r>
              <w:rPr>
                <w:rFonts w:ascii="Arial" w:hAnsi="Arial" w:cs="Arial"/>
                <w:i/>
                <w:color w:val="0000FF"/>
                <w:sz w:val="18"/>
                <w:szCs w:val="22"/>
                <w:lang w:val="en-GB"/>
              </w:rPr>
              <w:t xml:space="preserve"> or ECS</w:t>
            </w:r>
            <w:r w:rsidRPr="00561E3F">
              <w:rPr>
                <w:rFonts w:ascii="Arial" w:hAnsi="Arial" w:cs="Arial"/>
                <w:i/>
                <w:color w:val="0000FF"/>
                <w:sz w:val="18"/>
                <w:szCs w:val="22"/>
                <w:lang w:val="en-GB"/>
              </w:rPr>
              <w:t xml:space="preserve"> Sym</w:t>
            </w:r>
            <w:r w:rsidRPr="003B3BE9">
              <w:rPr>
                <w:rFonts w:ascii="Arial" w:hAnsi="Arial" w:cs="Arial"/>
                <w:i/>
                <w:color w:val="0000FF"/>
                <w:sz w:val="18"/>
                <w:szCs w:val="22"/>
                <w:lang w:val="en-GB"/>
              </w:rPr>
              <w:t xml:space="preserve">bol </w:t>
            </w:r>
          </w:p>
          <w:p w14:paraId="4D309DA2" w14:textId="77777777" w:rsidR="00823210" w:rsidRPr="004253C0" w:rsidRDefault="00823210" w:rsidP="00694B49">
            <w:pPr>
              <w:spacing w:line="259" w:lineRule="auto"/>
              <w:ind w:left="2"/>
              <w:rPr>
                <w:rFonts w:ascii="Arial" w:hAnsi="Arial" w:cs="Arial"/>
                <w:sz w:val="22"/>
                <w:szCs w:val="22"/>
                <w:lang w:val="en-GB"/>
              </w:rPr>
            </w:pPr>
            <w:r w:rsidRPr="004253C0">
              <w:rPr>
                <w:rFonts w:ascii="Arial" w:hAnsi="Arial" w:cs="Arial"/>
                <w:b/>
                <w:sz w:val="22"/>
                <w:szCs w:val="22"/>
                <w:lang w:val="en-GB"/>
              </w:rPr>
              <w:t xml:space="preserve"> </w:t>
            </w:r>
            <w:r w:rsidRPr="004D60A3">
              <w:rPr>
                <w:rFonts w:ascii="Arial" w:hAnsi="Arial" w:cs="Arial"/>
                <w:sz w:val="16"/>
                <w:szCs w:val="22"/>
                <w:lang w:val="en-GB"/>
              </w:rPr>
              <w:t>See 6.6 bridge</w:t>
            </w:r>
          </w:p>
        </w:tc>
      </w:tr>
      <w:tr w:rsidR="00823210" w:rsidRPr="0057264D" w14:paraId="5EAD7C3D" w14:textId="77777777" w:rsidTr="00694B49">
        <w:trPr>
          <w:trHeight w:val="557"/>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C836D3" w14:textId="77777777" w:rsidR="00823210" w:rsidRPr="003625E9" w:rsidRDefault="00823210" w:rsidP="00694B49">
            <w:pPr>
              <w:spacing w:line="259" w:lineRule="auto"/>
              <w:ind w:left="2"/>
              <w:rPr>
                <w:rFonts w:ascii="Arial" w:hAnsi="Arial" w:cs="Arial"/>
                <w:sz w:val="22"/>
                <w:szCs w:val="22"/>
                <w:lang w:val="en-GB"/>
              </w:rPr>
            </w:pPr>
            <w:r w:rsidRPr="0057264D">
              <w:rPr>
                <w:rFonts w:ascii="Arial" w:hAnsi="Arial" w:cs="Arial"/>
                <w:b/>
                <w:sz w:val="22"/>
                <w:szCs w:val="22"/>
                <w:lang w:val="en-GB"/>
              </w:rPr>
              <w:t>S-</w:t>
            </w:r>
            <w:r w:rsidRPr="001E6FE9">
              <w:rPr>
                <w:rFonts w:ascii="Arial" w:hAnsi="Arial" w:cs="Arial"/>
                <w:b/>
                <w:sz w:val="22"/>
                <w:szCs w:val="22"/>
                <w:lang w:val="en-GB"/>
              </w:rPr>
              <w:t>4</w:t>
            </w:r>
            <w:r w:rsidRPr="003625E9">
              <w:rPr>
                <w:rFonts w:ascii="Arial" w:hAnsi="Arial" w:cs="Arial"/>
                <w:b/>
                <w:sz w:val="22"/>
                <w:szCs w:val="22"/>
                <w:lang w:val="en-GB"/>
              </w:rPr>
              <w:t xml:space="preserve">01 Attribute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5EEBFB97" w14:textId="77777777" w:rsidR="00823210" w:rsidRPr="006515C4" w:rsidRDefault="00823210" w:rsidP="00694B49">
            <w:pPr>
              <w:spacing w:line="259" w:lineRule="auto"/>
              <w:ind w:left="2"/>
              <w:rPr>
                <w:rFonts w:ascii="Arial" w:hAnsi="Arial" w:cs="Arial"/>
                <w:sz w:val="22"/>
                <w:szCs w:val="22"/>
                <w:lang w:val="en-GB"/>
              </w:rPr>
            </w:pPr>
            <w:r w:rsidRPr="006807FD">
              <w:rPr>
                <w:rFonts w:ascii="Arial" w:hAnsi="Arial" w:cs="Arial"/>
                <w:b/>
                <w:sz w:val="22"/>
                <w:szCs w:val="22"/>
                <w:lang w:val="en-GB"/>
              </w:rPr>
              <w:t xml:space="preserve">S-57 </w:t>
            </w:r>
          </w:p>
          <w:p w14:paraId="1E1FBFE0" w14:textId="77777777" w:rsidR="00823210" w:rsidRPr="00561E3F" w:rsidRDefault="00823210" w:rsidP="00694B49">
            <w:pPr>
              <w:spacing w:line="259" w:lineRule="auto"/>
              <w:ind w:left="2"/>
              <w:rPr>
                <w:rFonts w:ascii="Arial" w:hAnsi="Arial" w:cs="Arial"/>
                <w:sz w:val="22"/>
                <w:szCs w:val="22"/>
                <w:lang w:val="en-GB"/>
              </w:rPr>
            </w:pPr>
            <w:r w:rsidRPr="007B7F2B">
              <w:rPr>
                <w:rFonts w:ascii="Arial" w:hAnsi="Arial" w:cs="Arial"/>
                <w:b/>
                <w:sz w:val="22"/>
                <w:szCs w:val="22"/>
                <w:lang w:val="en-GB"/>
              </w:rPr>
              <w:t xml:space="preserve">Acronym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4310BD0E" w14:textId="77777777" w:rsidR="00823210" w:rsidRPr="003B3BE9" w:rsidRDefault="00823210" w:rsidP="00694B49">
            <w:pPr>
              <w:spacing w:line="259" w:lineRule="auto"/>
              <w:ind w:left="2"/>
              <w:rPr>
                <w:rFonts w:ascii="Arial" w:hAnsi="Arial" w:cs="Arial"/>
                <w:sz w:val="22"/>
                <w:szCs w:val="22"/>
                <w:lang w:val="en-GB"/>
              </w:rPr>
            </w:pPr>
            <w:r w:rsidRPr="00561E3F">
              <w:rPr>
                <w:rFonts w:ascii="Arial" w:hAnsi="Arial" w:cs="Arial"/>
                <w:b/>
                <w:sz w:val="22"/>
                <w:szCs w:val="22"/>
                <w:lang w:val="en-GB"/>
              </w:rPr>
              <w:t xml:space="preserve">Allowable Encoding Value </w:t>
            </w:r>
          </w:p>
        </w:tc>
        <w:tc>
          <w:tcPr>
            <w:tcW w:w="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1A344" w14:textId="77777777" w:rsidR="00823210" w:rsidRPr="004253C0" w:rsidRDefault="00823210" w:rsidP="00694B49">
            <w:pPr>
              <w:spacing w:line="259" w:lineRule="auto"/>
              <w:ind w:left="3"/>
              <w:rPr>
                <w:rFonts w:ascii="Arial" w:hAnsi="Arial" w:cs="Arial"/>
                <w:sz w:val="22"/>
                <w:szCs w:val="22"/>
                <w:lang w:val="en-GB"/>
              </w:rPr>
            </w:pPr>
            <w:r w:rsidRPr="003B3BE9">
              <w:rPr>
                <w:rFonts w:ascii="Arial" w:hAnsi="Arial" w:cs="Arial"/>
                <w:b/>
                <w:sz w:val="22"/>
                <w:szCs w:val="22"/>
                <w:lang w:val="en-GB"/>
              </w:rPr>
              <w:t xml:space="preserve">Type </w:t>
            </w:r>
          </w:p>
        </w:tc>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515819" w14:textId="77777777" w:rsidR="00823210" w:rsidRPr="00C54ABA" w:rsidRDefault="00823210" w:rsidP="00694B49">
            <w:pPr>
              <w:spacing w:line="259" w:lineRule="auto"/>
              <w:rPr>
                <w:rFonts w:ascii="Arial" w:hAnsi="Arial" w:cs="Arial"/>
                <w:sz w:val="22"/>
                <w:szCs w:val="22"/>
                <w:lang w:val="en-GB"/>
              </w:rPr>
            </w:pPr>
            <w:r w:rsidRPr="004253C0">
              <w:rPr>
                <w:rFonts w:ascii="Arial" w:hAnsi="Arial" w:cs="Arial"/>
                <w:b/>
                <w:sz w:val="22"/>
                <w:szCs w:val="22"/>
                <w:lang w:val="en-GB"/>
              </w:rPr>
              <w:t xml:space="preserve">Multiplicity </w:t>
            </w:r>
          </w:p>
        </w:tc>
      </w:tr>
      <w:tr w:rsidR="00823210" w:rsidRPr="0057264D" w14:paraId="18C2C4AA" w14:textId="77777777" w:rsidTr="00694B49">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4084231A" w14:textId="77777777" w:rsidR="00823210" w:rsidRPr="00694B49" w:rsidRDefault="00823210" w:rsidP="00694B49">
            <w:pPr>
              <w:spacing w:line="259" w:lineRule="auto"/>
              <w:ind w:left="2"/>
              <w:rPr>
                <w:rFonts w:ascii="Arial" w:hAnsi="Arial" w:cs="Arial"/>
                <w:i/>
                <w:sz w:val="22"/>
                <w:szCs w:val="22"/>
                <w:lang w:val="en-GB"/>
              </w:rPr>
            </w:pPr>
            <w:r w:rsidRPr="00694B49">
              <w:rPr>
                <w:rFonts w:ascii="Arial" w:hAnsi="Arial" w:cs="Arial"/>
                <w:i/>
                <w:sz w:val="18"/>
                <w:szCs w:val="22"/>
                <w:lang w:val="en-GB"/>
              </w:rPr>
              <w:t xml:space="preserve">fixed date range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28436859"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3D06F83F"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_Ref173307701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2.4.8</w:t>
            </w:r>
            <w:r>
              <w:rPr>
                <w:rFonts w:ascii="Arial" w:hAnsi="Arial" w:cs="Arial"/>
                <w:sz w:val="18"/>
                <w:szCs w:val="22"/>
                <w:lang w:val="en-GB"/>
              </w:rPr>
              <w:fldChar w:fldCharType="end"/>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4F6E6187"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8A04D4F"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17106B26" w14:textId="77777777" w:rsidTr="00694B49">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02FF75FE"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date end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1D5E48A6"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(DATEND)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4515C4B3"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6F27E0F0"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TD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ED5630"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561E3F">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21C67633" w14:textId="77777777" w:rsidTr="00694B49">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6BEB4002"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date start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3B037733"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(DATSTA)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0F00BDB7"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2A7AD552"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TD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5567B56"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561E3F">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7ADEFB25" w14:textId="77777777" w:rsidTr="00694B49">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55B141D7"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horizontal clearance fixed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0C37C19B"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520B0B62"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0CC091A9"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2A0B8D1"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3FCC2BFE" w14:textId="77777777" w:rsidTr="00694B49">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5755B6BF"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horizontal clearance value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0E50A46B"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(HORCLR)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46C046FB" w14:textId="77777777" w:rsidR="00823210" w:rsidRPr="006807FD" w:rsidRDefault="00823210" w:rsidP="00694B49">
            <w:pPr>
              <w:spacing w:line="259" w:lineRule="auto"/>
              <w:ind w:left="77"/>
              <w:rPr>
                <w:rFonts w:ascii="Arial" w:hAnsi="Arial" w:cs="Arial"/>
                <w:sz w:val="22"/>
                <w:szCs w:val="22"/>
                <w:lang w:val="en-GB"/>
              </w:rPr>
            </w:pPr>
            <w:r w:rsidRPr="00EE7249">
              <w:rPr>
                <w:rFonts w:ascii="Arial" w:hAnsi="Arial" w:cs="Arial"/>
                <w:sz w:val="18"/>
                <w:szCs w:val="22"/>
                <w:lang w:val="en-GB"/>
              </w:rPr>
              <w:t>[</w:t>
            </w:r>
            <w:proofErr w:type="spellStart"/>
            <w:r w:rsidRPr="00EE7249">
              <w:rPr>
                <w:rFonts w:ascii="Arial" w:hAnsi="Arial" w:cs="Arial"/>
                <w:sz w:val="18"/>
                <w:szCs w:val="22"/>
                <w:lang w:val="en-GB"/>
              </w:rPr>
              <w:t>xx.x</w:t>
            </w:r>
            <w:proofErr w:type="spellEnd"/>
            <w:r w:rsidRPr="00EE7249">
              <w:rPr>
                <w:rFonts w:ascii="Arial" w:hAnsi="Arial" w:cs="Arial"/>
                <w:sz w:val="18"/>
                <w:szCs w:val="22"/>
                <w:lang w:val="en-GB"/>
              </w:rPr>
              <w:t>] (metres), e.g., 34.2</w:t>
            </w: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596FE82B"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52AA36C"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6EFA90B4" w14:textId="77777777" w:rsidTr="00694B49">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16C08D3D"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horizontal distance uncertainty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73F70817"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(HORACC)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66FE5DA1" w14:textId="77777777" w:rsidR="00823210" w:rsidRPr="006807FD" w:rsidRDefault="00823210" w:rsidP="00694B49">
            <w:pPr>
              <w:spacing w:line="259" w:lineRule="auto"/>
              <w:ind w:left="77"/>
              <w:rPr>
                <w:rFonts w:ascii="Arial" w:hAnsi="Arial" w:cs="Arial"/>
                <w:sz w:val="22"/>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1.54</w:t>
            </w: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475ACC52"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15D2FAC"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5F6FC2D1" w14:textId="77777777" w:rsidTr="00694B49">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1D8E4494" w14:textId="77777777" w:rsidR="00823210" w:rsidRPr="0057264D" w:rsidRDefault="00823210" w:rsidP="00694B49">
            <w:pPr>
              <w:spacing w:line="259" w:lineRule="auto"/>
              <w:ind w:left="2"/>
              <w:rPr>
                <w:rFonts w:ascii="Arial" w:hAnsi="Arial" w:cs="Arial"/>
                <w:sz w:val="18"/>
                <w:szCs w:val="22"/>
                <w:lang w:val="en-GB"/>
              </w:rPr>
            </w:pPr>
            <w:r w:rsidRPr="00B63849">
              <w:rPr>
                <w:rFonts w:ascii="Arial" w:hAnsi="Arial" w:cs="Arial"/>
                <w:sz w:val="18"/>
                <w:szCs w:val="18"/>
                <w:lang w:val="en-GB"/>
              </w:rPr>
              <w:t>interoperability identifier</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75E99217" w14:textId="77777777" w:rsidR="00823210" w:rsidRPr="00513D48" w:rsidRDefault="00823210" w:rsidP="00694B49">
            <w:pPr>
              <w:spacing w:line="259" w:lineRule="auto"/>
              <w:ind w:left="2"/>
              <w:rPr>
                <w:rFonts w:ascii="Arial" w:hAnsi="Arial" w:cs="Arial"/>
                <w:sz w:val="18"/>
                <w:szCs w:val="22"/>
                <w:lang w:val="en-GB"/>
              </w:rPr>
            </w:pP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1C9682A1" w14:textId="77777777" w:rsidR="00823210" w:rsidRPr="003625E9" w:rsidRDefault="00823210" w:rsidP="00694B49">
            <w:pPr>
              <w:spacing w:line="259" w:lineRule="auto"/>
              <w:ind w:left="77"/>
              <w:rPr>
                <w:rFonts w:ascii="Arial" w:hAnsi="Arial" w:cs="Arial"/>
                <w:sz w:val="18"/>
                <w:szCs w:val="22"/>
                <w:lang w:val="en-GB"/>
              </w:rPr>
            </w:pPr>
            <w:r w:rsidRPr="00B63849">
              <w:rPr>
                <w:rFonts w:ascii="Arial" w:hAnsi="Arial" w:cs="Arial"/>
                <w:sz w:val="18"/>
                <w:szCs w:val="18"/>
                <w:lang w:val="en-GB"/>
              </w:rPr>
              <w:t xml:space="preserve">MRN (see clause </w:t>
            </w:r>
            <w:r>
              <w:rPr>
                <w:rFonts w:ascii="Arial" w:hAnsi="Arial" w:cs="Arial"/>
                <w:sz w:val="18"/>
                <w:szCs w:val="18"/>
                <w:lang w:val="en-GB"/>
              </w:rPr>
              <w:fldChar w:fldCharType="begin"/>
            </w:r>
            <w:r>
              <w:rPr>
                <w:rFonts w:ascii="Arial" w:hAnsi="Arial" w:cs="Arial"/>
                <w:sz w:val="18"/>
                <w:szCs w:val="18"/>
                <w:lang w:val="en-GB"/>
              </w:rPr>
              <w:instrText xml:space="preserve"> REF _Ref188624436 \r \h </w:instrText>
            </w:r>
            <w:r>
              <w:rPr>
                <w:rFonts w:ascii="Arial" w:hAnsi="Arial" w:cs="Arial"/>
                <w:sz w:val="18"/>
                <w:szCs w:val="18"/>
                <w:lang w:val="en-GB"/>
              </w:rPr>
            </w:r>
            <w:r>
              <w:rPr>
                <w:rFonts w:ascii="Arial" w:hAnsi="Arial" w:cs="Arial"/>
                <w:sz w:val="18"/>
                <w:szCs w:val="18"/>
                <w:lang w:val="en-GB"/>
              </w:rPr>
              <w:fldChar w:fldCharType="separate"/>
            </w:r>
            <w:r>
              <w:rPr>
                <w:rFonts w:ascii="Arial" w:hAnsi="Arial" w:cs="Arial"/>
                <w:sz w:val="18"/>
                <w:szCs w:val="18"/>
                <w:lang w:val="en-GB"/>
              </w:rPr>
              <w:t>27.158</w:t>
            </w:r>
            <w:r>
              <w:rPr>
                <w:rFonts w:ascii="Arial" w:hAnsi="Arial" w:cs="Arial"/>
                <w:sz w:val="18"/>
                <w:szCs w:val="18"/>
                <w:lang w:val="en-GB"/>
              </w:rPr>
              <w:fldChar w:fldCharType="end"/>
            </w:r>
            <w:r w:rsidRPr="00B63849">
              <w:rPr>
                <w:rFonts w:ascii="Arial" w:hAnsi="Arial" w:cs="Arial"/>
                <w:sz w:val="18"/>
                <w:szCs w:val="18"/>
                <w:lang w:val="en-GB"/>
              </w:rPr>
              <w:t>)</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551E2125"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szCs w:val="18"/>
                <w:lang w:val="en-GB"/>
              </w:rPr>
              <w:t>URN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FEA6D4B" w14:textId="77777777" w:rsidR="00823210" w:rsidRPr="00561E3F" w:rsidRDefault="00823210" w:rsidP="00694B49">
            <w:pPr>
              <w:spacing w:line="259" w:lineRule="auto"/>
              <w:rPr>
                <w:rFonts w:ascii="Arial" w:hAnsi="Arial" w:cs="Arial"/>
                <w:sz w:val="18"/>
                <w:szCs w:val="22"/>
                <w:lang w:val="en-GB"/>
              </w:rPr>
            </w:pPr>
            <w:r w:rsidRPr="00B63849">
              <w:rPr>
                <w:rFonts w:ascii="Arial" w:hAnsi="Arial" w:cs="Arial"/>
                <w:sz w:val="18"/>
                <w:szCs w:val="18"/>
                <w:lang w:val="en-GB"/>
              </w:rPr>
              <w:t>0,1</w:t>
            </w:r>
          </w:p>
        </w:tc>
      </w:tr>
      <w:tr w:rsidR="00823210" w:rsidRPr="0057264D" w14:paraId="3AE503EA" w14:textId="77777777" w:rsidTr="00694B49">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5D91AD68"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vertical clearance fixed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38B654AF"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45DB989D"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147A8D1D"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C844F5A"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1508FB0B" w14:textId="77777777" w:rsidTr="00694B49">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7ED40823"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vertical clearance value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274928A4"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(VERCLR)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3CA8F412"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38A81DDF"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48ECADB"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76039B1F" w14:textId="77777777" w:rsidTr="00694B49">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1493936A"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vertical uncertainty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7C8B08BE"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i/>
                <w:sz w:val="18"/>
                <w:szCs w:val="22"/>
                <w:lang w:val="en-GB"/>
              </w:rPr>
              <w:t xml:space="preserve"> (VERACC)</w:t>
            </w:r>
            <w:r w:rsidRPr="003625E9">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7CDB6CE9"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08EE2BA5"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C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0D1C4E"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2DF34240" w14:textId="77777777" w:rsidTr="00694B49">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0362FCB6"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uncertainty fixed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07857CC1" w14:textId="77777777" w:rsidR="00823210" w:rsidRPr="003625E9" w:rsidRDefault="00823210" w:rsidP="00694B49">
            <w:pPr>
              <w:spacing w:line="259" w:lineRule="auto"/>
              <w:ind w:left="2"/>
              <w:rPr>
                <w:rFonts w:ascii="Arial" w:hAnsi="Arial" w:cs="Arial"/>
                <w:sz w:val="22"/>
                <w:szCs w:val="22"/>
                <w:lang w:val="en-GB"/>
              </w:rPr>
            </w:pP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270FB927" w14:textId="77777777" w:rsidR="00823210" w:rsidRPr="006515C4" w:rsidRDefault="00823210" w:rsidP="00694B49">
            <w:pPr>
              <w:spacing w:line="259" w:lineRule="auto"/>
              <w:ind w:left="77"/>
              <w:rPr>
                <w:rFonts w:ascii="Arial" w:hAnsi="Arial" w:cs="Arial"/>
                <w:sz w:val="22"/>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1.54</w:t>
            </w:r>
            <w:r w:rsidRPr="006807FD">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213EDA1F" w14:textId="77777777" w:rsidR="00823210" w:rsidRPr="00561E3F" w:rsidRDefault="00823210" w:rsidP="00694B49">
            <w:pPr>
              <w:spacing w:line="259" w:lineRule="auto"/>
              <w:ind w:left="3"/>
              <w:rPr>
                <w:rFonts w:ascii="Arial" w:hAnsi="Arial" w:cs="Arial"/>
                <w:sz w:val="22"/>
                <w:szCs w:val="22"/>
                <w:lang w:val="en-GB"/>
              </w:rPr>
            </w:pPr>
            <w:r w:rsidRPr="007B7F2B">
              <w:rPr>
                <w:rFonts w:ascii="Arial" w:hAnsi="Arial" w:cs="Arial"/>
                <w:sz w:val="18"/>
                <w:szCs w:val="22"/>
                <w:lang w:val="en-GB"/>
              </w:rPr>
              <w:t xml:space="preserve">(S) RE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3429FA5"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0BAD9DBE" w14:textId="77777777" w:rsidTr="00694B49">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68416BC3"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uncertainty variable factor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30D018DE"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3A56CE3F"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2F33194F"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5EBE0B"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251BD101" w14:textId="77777777" w:rsidTr="00694B49">
        <w:trPr>
          <w:trHeight w:val="4477"/>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1E892B29"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vertical datum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0F499306"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(VERDAT)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1499F977" w14:textId="77777777" w:rsidR="00823210" w:rsidRPr="00B63849" w:rsidRDefault="00823210" w:rsidP="00694B49">
            <w:pPr>
              <w:autoSpaceDE w:val="0"/>
              <w:autoSpaceDN w:val="0"/>
              <w:adjustRightInd w:val="0"/>
              <w:spacing w:before="60"/>
              <w:ind w:left="284" w:hanging="210"/>
              <w:rPr>
                <w:rFonts w:ascii="Arial" w:hAnsi="Arial" w:cs="Arial"/>
                <w:sz w:val="18"/>
                <w:szCs w:val="18"/>
                <w:lang w:val="en-GB"/>
              </w:rPr>
            </w:pPr>
            <w:r w:rsidRPr="00B63849">
              <w:rPr>
                <w:rFonts w:ascii="Arial" w:hAnsi="Arial" w:cs="Arial"/>
                <w:sz w:val="18"/>
                <w:szCs w:val="18"/>
                <w:lang w:val="en-GB"/>
              </w:rPr>
              <w:t>3 : mean sea level</w:t>
            </w:r>
          </w:p>
          <w:p w14:paraId="72040B1E"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10 : Approximate Lowest Astronomical Tide</w:t>
            </w:r>
          </w:p>
          <w:p w14:paraId="202B6347"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12 : Mean Lower Low Water</w:t>
            </w:r>
          </w:p>
          <w:p w14:paraId="3B8C6B7E" w14:textId="77777777" w:rsidR="00823210" w:rsidRPr="00823210" w:rsidRDefault="00823210" w:rsidP="00694B49">
            <w:pPr>
              <w:autoSpaceDE w:val="0"/>
              <w:autoSpaceDN w:val="0"/>
              <w:adjustRightInd w:val="0"/>
              <w:ind w:left="282" w:hanging="208"/>
              <w:rPr>
                <w:rFonts w:ascii="Arial" w:hAnsi="Arial" w:cs="Arial"/>
                <w:sz w:val="18"/>
                <w:lang w:val="en-US"/>
              </w:rPr>
            </w:pPr>
            <w:r w:rsidRPr="00823210">
              <w:rPr>
                <w:rFonts w:ascii="Arial" w:hAnsi="Arial" w:cs="Arial"/>
                <w:sz w:val="18"/>
                <w:lang w:val="en-US"/>
              </w:rPr>
              <w:t>13 : Low water</w:t>
            </w:r>
          </w:p>
          <w:p w14:paraId="15048C4E"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16 : mean high water</w:t>
            </w:r>
          </w:p>
          <w:p w14:paraId="6A874368"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17 : mean high water springs</w:t>
            </w:r>
          </w:p>
          <w:p w14:paraId="6231DA06"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18 : high water</w:t>
            </w:r>
          </w:p>
          <w:p w14:paraId="2D8611F1"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19 : approximate mean sea level</w:t>
            </w:r>
          </w:p>
          <w:p w14:paraId="0B6B0466"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20 : high water springs</w:t>
            </w:r>
          </w:p>
          <w:p w14:paraId="23947939"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21 : mean higher high water</w:t>
            </w:r>
          </w:p>
          <w:p w14:paraId="11FB5414" w14:textId="77777777" w:rsidR="00823210" w:rsidRPr="0057264D" w:rsidRDefault="00823210" w:rsidP="00694B49">
            <w:pPr>
              <w:autoSpaceDE w:val="0"/>
              <w:autoSpaceDN w:val="0"/>
              <w:adjustRightInd w:val="0"/>
              <w:ind w:left="282" w:hanging="208"/>
              <w:rPr>
                <w:rFonts w:ascii="Arial" w:hAnsi="Arial" w:cs="Arial"/>
                <w:sz w:val="22"/>
                <w:szCs w:val="22"/>
                <w:lang w:val="en-GB"/>
              </w:rPr>
            </w:pPr>
            <w:r>
              <w:rPr>
                <w:rFonts w:ascii="Arial" w:hAnsi="Arial" w:cs="Arial"/>
                <w:sz w:val="18"/>
                <w:szCs w:val="22"/>
                <w:lang w:val="en-GB"/>
              </w:rPr>
              <w:t>23</w:t>
            </w:r>
            <w:r>
              <w:rPr>
                <w:rFonts w:ascii="Arial" w:hAnsi="Arial" w:cs="Arial"/>
                <w:sz w:val="18"/>
                <w:szCs w:val="22"/>
                <w:lang w:val="en-GB"/>
              </w:rPr>
              <w:tab/>
              <w:t xml:space="preserve">: </w:t>
            </w:r>
            <w:r w:rsidRPr="002860B5">
              <w:rPr>
                <w:rFonts w:ascii="Arial" w:hAnsi="Arial" w:cs="Arial"/>
                <w:sz w:val="18"/>
                <w:szCs w:val="18"/>
                <w:lang w:val="en-GB"/>
              </w:rPr>
              <w:t>lowest</w:t>
            </w:r>
            <w:r>
              <w:rPr>
                <w:rFonts w:ascii="Arial" w:hAnsi="Arial" w:cs="Arial"/>
                <w:sz w:val="18"/>
                <w:szCs w:val="22"/>
                <w:lang w:val="en-GB"/>
              </w:rPr>
              <w:t xml:space="preserve"> astronomical tide</w:t>
            </w:r>
          </w:p>
          <w:p w14:paraId="71D54AF8"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24 : local datum</w:t>
            </w:r>
          </w:p>
          <w:p w14:paraId="1EAA05C8"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lastRenderedPageBreak/>
              <w:t>25 : international great lakes datum 1985</w:t>
            </w:r>
          </w:p>
          <w:p w14:paraId="7BAC7C87"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26 : mean water level</w:t>
            </w:r>
          </w:p>
          <w:p w14:paraId="2332540F"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28 : higher high water large tide</w:t>
            </w:r>
          </w:p>
          <w:p w14:paraId="5CCF9771"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29 : nearly highest high water</w:t>
            </w:r>
          </w:p>
          <w:p w14:paraId="22F1BBA5" w14:textId="77777777" w:rsidR="00823210" w:rsidRPr="00B63849" w:rsidRDefault="00823210" w:rsidP="00694B49">
            <w:pPr>
              <w:autoSpaceDE w:val="0"/>
              <w:autoSpaceDN w:val="0"/>
              <w:adjustRightInd w:val="0"/>
              <w:ind w:left="284" w:hanging="210"/>
              <w:rPr>
                <w:rFonts w:ascii="Arial" w:hAnsi="Arial" w:cs="Arial"/>
                <w:sz w:val="18"/>
                <w:szCs w:val="18"/>
                <w:lang w:val="en-GB"/>
              </w:rPr>
            </w:pPr>
            <w:r w:rsidRPr="00B63849">
              <w:rPr>
                <w:rFonts w:ascii="Arial" w:hAnsi="Arial" w:cs="Arial"/>
                <w:sz w:val="18"/>
                <w:szCs w:val="18"/>
                <w:lang w:val="en-GB"/>
              </w:rPr>
              <w:t>30 : highest astronomical tide</w:t>
            </w:r>
          </w:p>
          <w:p w14:paraId="2EB86A81"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31 : Local Low Water Reference Level</w:t>
            </w:r>
          </w:p>
          <w:p w14:paraId="73DAAE3A"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32 : Local High Water Reference Level</w:t>
            </w:r>
          </w:p>
          <w:p w14:paraId="275ADF55"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33 : Local Mean Water Reference Level</w:t>
            </w:r>
          </w:p>
          <w:p w14:paraId="643687E2"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 xml:space="preserve">34 : Equivalent Height of Water (German </w:t>
            </w:r>
            <w:proofErr w:type="spellStart"/>
            <w:r w:rsidRPr="002860B5">
              <w:rPr>
                <w:rFonts w:ascii="Arial" w:hAnsi="Arial" w:cs="Arial"/>
                <w:sz w:val="18"/>
                <w:szCs w:val="18"/>
                <w:lang w:val="en-GB"/>
              </w:rPr>
              <w:t>GlW</w:t>
            </w:r>
            <w:proofErr w:type="spellEnd"/>
            <w:r w:rsidRPr="002860B5">
              <w:rPr>
                <w:rFonts w:ascii="Arial" w:hAnsi="Arial" w:cs="Arial"/>
                <w:sz w:val="18"/>
                <w:szCs w:val="18"/>
                <w:lang w:val="en-GB"/>
              </w:rPr>
              <w:t>)</w:t>
            </w:r>
          </w:p>
          <w:p w14:paraId="1B07D84C"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35 : Highest Shipping Height of Water (German HSW)</w:t>
            </w:r>
          </w:p>
          <w:p w14:paraId="1701A45E"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36 : Reference Low Water Level According to Danube Commission</w:t>
            </w:r>
          </w:p>
          <w:p w14:paraId="350B6BF0"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37 : Highest Shipping Height of Water According to Danube Commission</w:t>
            </w:r>
          </w:p>
          <w:p w14:paraId="12389C19"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38 : Dutch River Low Water Reference Level (OLR)</w:t>
            </w:r>
          </w:p>
          <w:p w14:paraId="20C9309E"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39 : Russian Project Water Level</w:t>
            </w:r>
          </w:p>
          <w:p w14:paraId="615AE674"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40 : Russian Normal Backwater Level</w:t>
            </w:r>
          </w:p>
          <w:p w14:paraId="7747CDCC"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41 : Ohio River Datum</w:t>
            </w:r>
          </w:p>
          <w:p w14:paraId="18AF0D43"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43 : Dutch High Water Reference Level</w:t>
            </w:r>
          </w:p>
          <w:p w14:paraId="0E9C8A73" w14:textId="77777777" w:rsidR="00823210" w:rsidRPr="002860B5" w:rsidRDefault="00823210" w:rsidP="00694B49">
            <w:pPr>
              <w:autoSpaceDE w:val="0"/>
              <w:autoSpaceDN w:val="0"/>
              <w:adjustRightInd w:val="0"/>
              <w:ind w:left="282" w:hanging="208"/>
              <w:rPr>
                <w:rFonts w:ascii="Arial" w:hAnsi="Arial" w:cs="Arial"/>
                <w:sz w:val="18"/>
                <w:szCs w:val="18"/>
                <w:lang w:val="en-GB"/>
              </w:rPr>
            </w:pPr>
            <w:r w:rsidRPr="002860B5">
              <w:rPr>
                <w:rFonts w:ascii="Arial" w:hAnsi="Arial" w:cs="Arial"/>
                <w:sz w:val="18"/>
                <w:szCs w:val="18"/>
                <w:lang w:val="en-GB"/>
              </w:rPr>
              <w:t xml:space="preserve">44 : </w:t>
            </w:r>
            <w:proofErr w:type="spellStart"/>
            <w:r w:rsidRPr="002860B5">
              <w:rPr>
                <w:rFonts w:ascii="Arial" w:hAnsi="Arial" w:cs="Arial"/>
                <w:sz w:val="18"/>
                <w:szCs w:val="18"/>
                <w:lang w:val="en-GB"/>
              </w:rPr>
              <w:t>baltic</w:t>
            </w:r>
            <w:proofErr w:type="spellEnd"/>
            <w:r w:rsidRPr="002860B5">
              <w:rPr>
                <w:rFonts w:ascii="Arial" w:hAnsi="Arial" w:cs="Arial"/>
                <w:sz w:val="18"/>
                <w:szCs w:val="18"/>
                <w:lang w:val="en-GB"/>
              </w:rPr>
              <w:t xml:space="preserve"> sea chart datum 2000 </w:t>
            </w:r>
          </w:p>
          <w:p w14:paraId="26781FB7" w14:textId="77777777" w:rsidR="00823210" w:rsidRPr="0057264D" w:rsidRDefault="00823210" w:rsidP="00694B49">
            <w:pPr>
              <w:autoSpaceDE w:val="0"/>
              <w:autoSpaceDN w:val="0"/>
              <w:adjustRightInd w:val="0"/>
              <w:ind w:left="282" w:hanging="208"/>
              <w:rPr>
                <w:rFonts w:ascii="Arial" w:hAnsi="Arial" w:cs="Arial"/>
                <w:sz w:val="22"/>
                <w:szCs w:val="22"/>
                <w:lang w:val="en-GB"/>
              </w:rPr>
            </w:pPr>
            <w:r w:rsidRPr="002860B5">
              <w:rPr>
                <w:rFonts w:ascii="Arial" w:hAnsi="Arial" w:cs="Arial"/>
                <w:sz w:val="18"/>
                <w:szCs w:val="18"/>
                <w:lang w:val="en-GB"/>
              </w:rPr>
              <w:t>45 : Dutch Estuary Low Water Reference</w:t>
            </w:r>
            <w:r w:rsidRPr="00823210">
              <w:rPr>
                <w:rFonts w:ascii="Arial" w:hAnsi="Arial" w:cs="Arial"/>
                <w:sz w:val="18"/>
                <w:lang w:val="en-US"/>
              </w:rPr>
              <w:t xml:space="preserve"> Level (OLW)</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69658353" w14:textId="77777777" w:rsidR="00823210" w:rsidRPr="0057264D" w:rsidRDefault="00823210" w:rsidP="00694B49">
            <w:pPr>
              <w:spacing w:line="259" w:lineRule="auto"/>
              <w:ind w:left="3"/>
              <w:rPr>
                <w:rFonts w:ascii="Arial" w:hAnsi="Arial" w:cs="Arial"/>
                <w:sz w:val="22"/>
                <w:szCs w:val="22"/>
                <w:lang w:val="en-GB"/>
              </w:rPr>
            </w:pPr>
            <w:r w:rsidRPr="0057264D">
              <w:rPr>
                <w:rFonts w:ascii="Arial" w:hAnsi="Arial" w:cs="Arial"/>
                <w:sz w:val="18"/>
                <w:szCs w:val="22"/>
                <w:lang w:val="en-GB"/>
              </w:rPr>
              <w:lastRenderedPageBreak/>
              <w:t xml:space="preserve">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66BEACE"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 xml:space="preserve">0,1 </w:t>
            </w:r>
          </w:p>
        </w:tc>
      </w:tr>
      <w:tr w:rsidR="00823210" w:rsidRPr="0057264D" w14:paraId="4C38A5EE" w14:textId="77777777" w:rsidTr="00694B49">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372DEA0E"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scale minimum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7778FAFE"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(SCAMIN)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7741CF4B" w14:textId="77777777" w:rsidR="00823210" w:rsidRPr="00823210" w:rsidRDefault="00823210" w:rsidP="00694B49">
            <w:pPr>
              <w:pStyle w:val="Default"/>
              <w:rPr>
                <w:sz w:val="19"/>
                <w:szCs w:val="19"/>
                <w:lang w:val="en-US"/>
              </w:rPr>
            </w:pPr>
            <w:r w:rsidRPr="00823210">
              <w:rPr>
                <w:sz w:val="19"/>
                <w:szCs w:val="19"/>
                <w:lang w:val="en-US"/>
              </w:rPr>
              <w:t xml:space="preserve">[EUR: 90000; US: 300000] </w:t>
            </w:r>
          </w:p>
          <w:p w14:paraId="32BA552D" w14:textId="77777777" w:rsidR="00823210" w:rsidRPr="006807FD" w:rsidRDefault="00823210" w:rsidP="00694B49">
            <w:pPr>
              <w:spacing w:line="259" w:lineRule="auto"/>
              <w:ind w:left="77"/>
              <w:rPr>
                <w:rFonts w:ascii="Arial" w:hAnsi="Arial" w:cs="Arial"/>
                <w:sz w:val="22"/>
                <w:szCs w:val="22"/>
                <w:lang w:val="en-GB"/>
              </w:rPr>
            </w:pPr>
            <w:r>
              <w:rPr>
                <w:rFonts w:ascii="Arial" w:hAnsi="Arial" w:cs="Arial"/>
                <w:sz w:val="18"/>
                <w:szCs w:val="22"/>
                <w:lang w:val="en-GB"/>
              </w:rPr>
              <w:t>or s</w:t>
            </w:r>
            <w:r w:rsidRPr="003625E9">
              <w:rPr>
                <w:rFonts w:ascii="Arial" w:hAnsi="Arial" w:cs="Arial"/>
                <w:sz w:val="18"/>
                <w:szCs w:val="22"/>
                <w:lang w:val="en-GB"/>
              </w:rPr>
              <w:t xml:space="preserve">ee clause </w:t>
            </w:r>
            <w:r>
              <w:rPr>
                <w:rFonts w:ascii="Arial" w:hAnsi="Arial" w:cs="Arial"/>
                <w:sz w:val="18"/>
                <w:szCs w:val="22"/>
                <w:lang w:val="en-GB"/>
              </w:rPr>
              <w:fldChar w:fldCharType="begin"/>
            </w:r>
            <w:r>
              <w:rPr>
                <w:rFonts w:ascii="Arial" w:hAnsi="Arial" w:cs="Arial"/>
                <w:sz w:val="18"/>
                <w:szCs w:val="22"/>
                <w:lang w:val="en-GB"/>
              </w:rPr>
              <w:instrText xml:space="preserve"> REF _Ref173308076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2.5.9</w:t>
            </w:r>
            <w:r>
              <w:rPr>
                <w:rFonts w:ascii="Arial" w:hAnsi="Arial" w:cs="Arial"/>
                <w:sz w:val="18"/>
                <w:szCs w:val="22"/>
                <w:lang w:val="en-GB"/>
              </w:rPr>
              <w:fldChar w:fldCharType="end"/>
            </w: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31626C9A"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IN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7ED0DD6" w14:textId="77777777" w:rsidR="00823210" w:rsidRPr="00561E3F" w:rsidRDefault="00823210" w:rsidP="00694B49">
            <w:pPr>
              <w:spacing w:line="259" w:lineRule="auto"/>
              <w:rPr>
                <w:rFonts w:ascii="Arial" w:hAnsi="Arial" w:cs="Arial"/>
                <w:sz w:val="22"/>
                <w:szCs w:val="22"/>
                <w:lang w:val="en-GB"/>
              </w:rPr>
            </w:pPr>
            <w:r>
              <w:rPr>
                <w:rFonts w:ascii="Arial" w:hAnsi="Arial" w:cs="Arial"/>
                <w:sz w:val="18"/>
                <w:szCs w:val="22"/>
                <w:lang w:val="en-GB"/>
              </w:rPr>
              <w:t>1</w:t>
            </w:r>
            <w:r w:rsidRPr="00561E3F">
              <w:rPr>
                <w:rFonts w:ascii="Arial" w:hAnsi="Arial" w:cs="Arial"/>
                <w:sz w:val="18"/>
                <w:szCs w:val="22"/>
                <w:lang w:val="en-GB"/>
              </w:rPr>
              <w:t xml:space="preserve">,1 </w:t>
            </w:r>
          </w:p>
        </w:tc>
      </w:tr>
      <w:tr w:rsidR="00823210" w:rsidRPr="0057264D" w14:paraId="07F58D87" w14:textId="77777777" w:rsidTr="00694B49">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34427779"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information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74EE38E4"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72097E28"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_Ref158209276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2.4.6</w:t>
            </w:r>
            <w:r>
              <w:rPr>
                <w:rFonts w:ascii="Arial" w:hAnsi="Arial" w:cs="Arial"/>
                <w:sz w:val="18"/>
                <w:szCs w:val="22"/>
                <w:lang w:val="en-GB"/>
              </w:rPr>
              <w:fldChar w:fldCharType="end"/>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7139C3FB"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0207356"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 </w:t>
            </w:r>
          </w:p>
        </w:tc>
      </w:tr>
      <w:tr w:rsidR="00823210" w:rsidRPr="0057264D" w14:paraId="6089E1F6" w14:textId="77777777" w:rsidTr="00694B49">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72431B01"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file locator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136FE097"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4607B1A2"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30367735"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TE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8008D"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38386C7B" w14:textId="77777777" w:rsidTr="00694B49">
        <w:trPr>
          <w:trHeight w:val="545"/>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24AE71CF"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file reference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5350EB10"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i/>
                <w:sz w:val="18"/>
                <w:szCs w:val="22"/>
                <w:lang w:val="en-GB"/>
              </w:rPr>
              <w:t xml:space="preserve">(TXTDSC) </w:t>
            </w:r>
          </w:p>
          <w:p w14:paraId="6256AEFC" w14:textId="77777777" w:rsidR="00823210" w:rsidRPr="006515C4" w:rsidRDefault="00823210" w:rsidP="00694B49">
            <w:pPr>
              <w:spacing w:line="259" w:lineRule="auto"/>
              <w:ind w:left="2"/>
              <w:rPr>
                <w:rFonts w:ascii="Arial" w:hAnsi="Arial" w:cs="Arial"/>
                <w:sz w:val="22"/>
                <w:szCs w:val="22"/>
                <w:lang w:val="en-GB"/>
              </w:rPr>
            </w:pPr>
            <w:r w:rsidRPr="003625E9">
              <w:rPr>
                <w:rFonts w:ascii="Arial" w:hAnsi="Arial" w:cs="Arial"/>
                <w:i/>
                <w:sz w:val="18"/>
                <w:szCs w:val="22"/>
                <w:lang w:val="en-GB"/>
              </w:rPr>
              <w:t>(NTXTDS)</w:t>
            </w:r>
            <w:r w:rsidRPr="006807FD">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3283E226" w14:textId="77777777" w:rsidR="00823210" w:rsidRPr="00561E3F" w:rsidRDefault="00823210" w:rsidP="00694B49">
            <w:pPr>
              <w:spacing w:line="259" w:lineRule="auto"/>
              <w:ind w:left="77"/>
              <w:rPr>
                <w:rFonts w:ascii="Arial" w:hAnsi="Arial" w:cs="Arial"/>
                <w:sz w:val="22"/>
                <w:szCs w:val="22"/>
                <w:lang w:val="en-GB"/>
              </w:rPr>
            </w:pPr>
            <w:r w:rsidRPr="007B7F2B">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0887952A" w14:textId="77777777" w:rsidR="00823210" w:rsidRPr="003B3BE9" w:rsidRDefault="00823210" w:rsidP="00694B49">
            <w:pPr>
              <w:spacing w:line="259" w:lineRule="auto"/>
              <w:ind w:left="3"/>
              <w:rPr>
                <w:rFonts w:ascii="Arial" w:hAnsi="Arial" w:cs="Arial"/>
                <w:sz w:val="22"/>
                <w:szCs w:val="22"/>
                <w:lang w:val="en-GB"/>
              </w:rPr>
            </w:pPr>
            <w:r w:rsidRPr="00561E3F">
              <w:rPr>
                <w:rFonts w:ascii="Arial" w:hAnsi="Arial" w:cs="Arial"/>
                <w:sz w:val="18"/>
                <w:szCs w:val="22"/>
                <w:lang w:val="en-GB"/>
              </w:rPr>
              <w:t xml:space="preserve">(S) TE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4721910" w14:textId="77777777" w:rsidR="00823210" w:rsidRPr="00C54ABA" w:rsidRDefault="00823210" w:rsidP="00694B49">
            <w:pPr>
              <w:spacing w:line="259" w:lineRule="auto"/>
              <w:rPr>
                <w:rFonts w:ascii="Arial" w:hAnsi="Arial" w:cs="Arial"/>
                <w:sz w:val="22"/>
                <w:szCs w:val="22"/>
                <w:lang w:val="en-GB"/>
              </w:rPr>
            </w:pPr>
            <w:r w:rsidRPr="003B3BE9">
              <w:rPr>
                <w:rFonts w:ascii="Arial" w:hAnsi="Arial" w:cs="Arial"/>
                <w:sz w:val="18"/>
                <w:szCs w:val="22"/>
                <w:lang w:val="en-GB"/>
              </w:rPr>
              <w:t xml:space="preserve">0,1  </w:t>
            </w:r>
            <w:r w:rsidRPr="004253C0">
              <w:rPr>
                <w:rFonts w:ascii="Arial" w:hAnsi="Arial" w:cs="Arial"/>
                <w:sz w:val="18"/>
                <w:szCs w:val="22"/>
                <w:vertAlign w:val="superscript"/>
                <w:lang w:val="en-GB"/>
              </w:rPr>
              <w:t>†</w:t>
            </w:r>
            <w:r w:rsidRPr="004253C0">
              <w:rPr>
                <w:rFonts w:ascii="Arial" w:hAnsi="Arial" w:cs="Arial"/>
                <w:sz w:val="18"/>
                <w:szCs w:val="22"/>
                <w:lang w:val="en-GB"/>
              </w:rPr>
              <w:t xml:space="preserve"> </w:t>
            </w:r>
          </w:p>
        </w:tc>
      </w:tr>
      <w:tr w:rsidR="00823210" w:rsidRPr="0057264D" w14:paraId="60A4ADAB" w14:textId="77777777" w:rsidTr="00694B49">
        <w:tblPrEx>
          <w:tblCellMar>
            <w:top w:w="12" w:type="dxa"/>
          </w:tblCellMar>
        </w:tblPrEx>
        <w:trPr>
          <w:trHeight w:val="336"/>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67A67336" w14:textId="77777777" w:rsidR="00823210" w:rsidRPr="00513D48" w:rsidRDefault="00823210" w:rsidP="00694B49">
            <w:pPr>
              <w:spacing w:line="259" w:lineRule="auto"/>
              <w:ind w:left="2"/>
              <w:rPr>
                <w:rFonts w:ascii="Arial" w:hAnsi="Arial" w:cs="Arial"/>
                <w:sz w:val="22"/>
                <w:szCs w:val="22"/>
                <w:lang w:val="en-GB"/>
              </w:rPr>
            </w:pPr>
            <w:r w:rsidRPr="001E6FE9">
              <w:rPr>
                <w:rFonts w:ascii="Arial" w:hAnsi="Arial" w:cs="Arial"/>
                <w:sz w:val="18"/>
                <w:szCs w:val="22"/>
                <w:lang w:val="en-GB"/>
              </w:rPr>
              <w:t xml:space="preserve">     headline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779ED839" w14:textId="77777777" w:rsidR="00823210" w:rsidRPr="003625E9" w:rsidRDefault="00823210" w:rsidP="00694B49">
            <w:pPr>
              <w:spacing w:line="259" w:lineRule="auto"/>
              <w:ind w:left="2"/>
              <w:rPr>
                <w:rFonts w:ascii="Arial" w:hAnsi="Arial" w:cs="Arial"/>
                <w:sz w:val="22"/>
                <w:szCs w:val="22"/>
                <w:lang w:val="en-GB"/>
              </w:rPr>
            </w:pPr>
            <w:r w:rsidRPr="003625E9">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23D9FB58" w14:textId="77777777" w:rsidR="00823210" w:rsidRPr="006515C4" w:rsidRDefault="00823210" w:rsidP="00694B49">
            <w:pPr>
              <w:spacing w:line="259" w:lineRule="auto"/>
              <w:ind w:left="77"/>
              <w:rPr>
                <w:rFonts w:ascii="Arial" w:hAnsi="Arial" w:cs="Arial"/>
                <w:sz w:val="22"/>
                <w:szCs w:val="22"/>
                <w:lang w:val="en-GB"/>
              </w:rPr>
            </w:pPr>
            <w:r w:rsidRPr="006807FD">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7C8C2360" w14:textId="77777777" w:rsidR="00823210" w:rsidRPr="00561E3F" w:rsidRDefault="00823210" w:rsidP="00694B49">
            <w:pPr>
              <w:spacing w:line="259" w:lineRule="auto"/>
              <w:ind w:left="3"/>
              <w:rPr>
                <w:rFonts w:ascii="Arial" w:hAnsi="Arial" w:cs="Arial"/>
                <w:sz w:val="22"/>
                <w:szCs w:val="22"/>
                <w:lang w:val="en-GB"/>
              </w:rPr>
            </w:pPr>
            <w:r w:rsidRPr="007B7F2B">
              <w:rPr>
                <w:rFonts w:ascii="Arial" w:hAnsi="Arial" w:cs="Arial"/>
                <w:sz w:val="18"/>
                <w:szCs w:val="22"/>
                <w:lang w:val="en-GB"/>
              </w:rPr>
              <w:t xml:space="preserve">(S) TE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73613DC"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2B5A4C4D"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28A775A7"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language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3B595D29"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6E57D166" w14:textId="77777777" w:rsidR="00823210" w:rsidRPr="006515C4"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ISO</w:t>
            </w:r>
            <w:r w:rsidRPr="006807FD">
              <w:rPr>
                <w:rFonts w:ascii="Arial" w:hAnsi="Arial" w:cs="Arial"/>
                <w:sz w:val="18"/>
                <w:szCs w:val="22"/>
                <w:lang w:val="en-GB"/>
              </w:rPr>
              <w:t xml:space="preserve"> 639-2/T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3A091849" w14:textId="77777777" w:rsidR="00823210" w:rsidRPr="00561E3F" w:rsidRDefault="00823210" w:rsidP="00694B49">
            <w:pPr>
              <w:spacing w:line="259" w:lineRule="auto"/>
              <w:ind w:left="3"/>
              <w:rPr>
                <w:rFonts w:ascii="Arial" w:hAnsi="Arial" w:cs="Arial"/>
                <w:sz w:val="22"/>
                <w:szCs w:val="22"/>
                <w:lang w:val="en-GB"/>
              </w:rPr>
            </w:pPr>
            <w:r w:rsidRPr="007B7F2B">
              <w:rPr>
                <w:rFonts w:ascii="Arial" w:hAnsi="Arial" w:cs="Arial"/>
                <w:sz w:val="18"/>
                <w:szCs w:val="22"/>
                <w:lang w:val="en-GB"/>
              </w:rPr>
              <w:t xml:space="preserve">(S) TE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9F58775"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4964BABD" w14:textId="77777777" w:rsidTr="00694B49">
        <w:tblPrEx>
          <w:tblCellMar>
            <w:top w:w="12" w:type="dxa"/>
          </w:tblCellMar>
        </w:tblPrEx>
        <w:trPr>
          <w:trHeight w:val="542"/>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422DF3AC"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lastRenderedPageBreak/>
              <w:t xml:space="preserve">     text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77E9F52F"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i/>
                <w:sz w:val="18"/>
                <w:szCs w:val="22"/>
                <w:lang w:val="en-GB"/>
              </w:rPr>
              <w:t xml:space="preserve">(INFORM) </w:t>
            </w:r>
          </w:p>
          <w:p w14:paraId="656FF4E6" w14:textId="77777777" w:rsidR="00823210" w:rsidRPr="006515C4" w:rsidRDefault="00823210" w:rsidP="00694B49">
            <w:pPr>
              <w:spacing w:line="259" w:lineRule="auto"/>
              <w:ind w:left="2"/>
              <w:rPr>
                <w:rFonts w:ascii="Arial" w:hAnsi="Arial" w:cs="Arial"/>
                <w:sz w:val="22"/>
                <w:szCs w:val="22"/>
                <w:lang w:val="en-GB"/>
              </w:rPr>
            </w:pPr>
            <w:r w:rsidRPr="003625E9">
              <w:rPr>
                <w:rFonts w:ascii="Arial" w:hAnsi="Arial" w:cs="Arial"/>
                <w:i/>
                <w:sz w:val="18"/>
                <w:szCs w:val="22"/>
                <w:lang w:val="en-GB"/>
              </w:rPr>
              <w:t>(NINFOM)</w:t>
            </w:r>
            <w:r w:rsidRPr="006807FD">
              <w:rPr>
                <w:rFonts w:ascii="Arial" w:hAnsi="Arial" w:cs="Arial"/>
                <w:sz w:val="18"/>
                <w:szCs w:val="22"/>
                <w:lang w:val="en-GB"/>
              </w:rPr>
              <w:t xml:space="preserve">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1312F9E4" w14:textId="77777777" w:rsidR="00823210" w:rsidRPr="00561E3F" w:rsidRDefault="00823210" w:rsidP="00694B49">
            <w:pPr>
              <w:spacing w:line="259" w:lineRule="auto"/>
              <w:ind w:left="77"/>
              <w:rPr>
                <w:rFonts w:ascii="Arial" w:hAnsi="Arial" w:cs="Arial"/>
                <w:sz w:val="22"/>
                <w:szCs w:val="22"/>
                <w:lang w:val="en-GB"/>
              </w:rPr>
            </w:pPr>
            <w:r w:rsidRPr="007B7F2B">
              <w:rPr>
                <w:rFonts w:ascii="Arial" w:hAnsi="Arial" w:cs="Arial"/>
                <w:sz w:val="18"/>
                <w:szCs w:val="22"/>
                <w:lang w:val="en-GB"/>
              </w:rPr>
              <w:t xml:space="preserve"> </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5A096D9A" w14:textId="77777777" w:rsidR="00823210" w:rsidRPr="003B3BE9" w:rsidRDefault="00823210" w:rsidP="00694B49">
            <w:pPr>
              <w:spacing w:line="259" w:lineRule="auto"/>
              <w:ind w:left="3"/>
              <w:rPr>
                <w:rFonts w:ascii="Arial" w:hAnsi="Arial" w:cs="Arial"/>
                <w:sz w:val="22"/>
                <w:szCs w:val="22"/>
                <w:lang w:val="en-GB"/>
              </w:rPr>
            </w:pPr>
            <w:r w:rsidRPr="00561E3F">
              <w:rPr>
                <w:rFonts w:ascii="Arial" w:hAnsi="Arial" w:cs="Arial"/>
                <w:sz w:val="18"/>
                <w:szCs w:val="22"/>
                <w:lang w:val="en-GB"/>
              </w:rPr>
              <w:t xml:space="preserve">(S) TE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6BE9B9E" w14:textId="77777777" w:rsidR="00823210" w:rsidRPr="00C54ABA" w:rsidRDefault="00823210" w:rsidP="00694B49">
            <w:pPr>
              <w:spacing w:line="259" w:lineRule="auto"/>
              <w:rPr>
                <w:rFonts w:ascii="Arial" w:hAnsi="Arial" w:cs="Arial"/>
                <w:sz w:val="22"/>
                <w:szCs w:val="22"/>
                <w:lang w:val="en-GB"/>
              </w:rPr>
            </w:pPr>
            <w:r w:rsidRPr="003B3BE9">
              <w:rPr>
                <w:rFonts w:ascii="Arial" w:hAnsi="Arial" w:cs="Arial"/>
                <w:sz w:val="18"/>
                <w:szCs w:val="22"/>
                <w:lang w:val="en-GB"/>
              </w:rPr>
              <w:t xml:space="preserve">0,1  </w:t>
            </w:r>
            <w:r w:rsidRPr="004253C0">
              <w:rPr>
                <w:rFonts w:ascii="Arial" w:hAnsi="Arial" w:cs="Arial"/>
                <w:sz w:val="18"/>
                <w:szCs w:val="22"/>
                <w:vertAlign w:val="superscript"/>
                <w:lang w:val="en-GB"/>
              </w:rPr>
              <w:t>†</w:t>
            </w:r>
            <w:r w:rsidRPr="004253C0">
              <w:rPr>
                <w:rFonts w:ascii="Arial" w:hAnsi="Arial" w:cs="Arial"/>
                <w:sz w:val="18"/>
                <w:szCs w:val="22"/>
                <w:lang w:val="en-GB"/>
              </w:rPr>
              <w:t xml:space="preserve"> </w:t>
            </w:r>
          </w:p>
        </w:tc>
      </w:tr>
      <w:tr w:rsidR="00823210" w:rsidRPr="0057264D" w14:paraId="3BAF0B84"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385CC34C"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pictorial representation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59BCFDE5"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(PICREP)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42651860"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_Ref173308120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2.4.12.2</w:t>
            </w:r>
            <w:r>
              <w:rPr>
                <w:rFonts w:ascii="Arial" w:hAnsi="Arial" w:cs="Arial"/>
                <w:sz w:val="18"/>
                <w:szCs w:val="22"/>
                <w:lang w:val="en-GB"/>
              </w:rPr>
              <w:fldChar w:fldCharType="end"/>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3B650114"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TE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CE72CD1"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17FB92FD"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4559ACA1" w14:textId="77777777" w:rsidR="00823210" w:rsidRDefault="00823210" w:rsidP="00694B49">
            <w:pPr>
              <w:spacing w:line="259" w:lineRule="auto"/>
              <w:ind w:left="2"/>
              <w:rPr>
                <w:rFonts w:ascii="Arial" w:hAnsi="Arial" w:cs="Arial"/>
                <w:sz w:val="18"/>
              </w:rPr>
            </w:pPr>
            <w:r w:rsidRPr="0057264D">
              <w:rPr>
                <w:rFonts w:ascii="Arial" w:hAnsi="Arial" w:cs="Arial"/>
                <w:sz w:val="18"/>
                <w:szCs w:val="22"/>
                <w:lang w:val="en-GB"/>
              </w:rPr>
              <w:t xml:space="preserve">bridge construction </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1C4088FD" w14:textId="77777777" w:rsidR="00823210" w:rsidRDefault="00823210" w:rsidP="00694B49">
            <w:pPr>
              <w:spacing w:line="259" w:lineRule="auto"/>
              <w:ind w:left="2"/>
              <w:rPr>
                <w:rFonts w:ascii="Arial" w:hAnsi="Arial" w:cs="Arial"/>
                <w:sz w:val="18"/>
              </w:rPr>
            </w:pPr>
            <w:r w:rsidRPr="00513D48">
              <w:rPr>
                <w:rFonts w:ascii="Arial" w:hAnsi="Arial" w:cs="Arial"/>
                <w:i/>
                <w:sz w:val="18"/>
                <w:szCs w:val="22"/>
                <w:lang w:val="en-GB"/>
              </w:rPr>
              <w:t xml:space="preserve">(CATBRG) </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72D405FC" w14:textId="77777777" w:rsidR="00823210" w:rsidRPr="00B63849" w:rsidRDefault="00823210" w:rsidP="00694B49">
            <w:pPr>
              <w:autoSpaceDE w:val="0"/>
              <w:autoSpaceDN w:val="0"/>
              <w:adjustRightInd w:val="0"/>
              <w:spacing w:before="60"/>
              <w:ind w:left="284" w:hanging="210"/>
              <w:rPr>
                <w:rFonts w:ascii="Arial" w:hAnsi="Arial" w:cs="Arial"/>
                <w:sz w:val="18"/>
                <w:szCs w:val="18"/>
                <w:lang w:val="en-GB"/>
              </w:rPr>
            </w:pPr>
            <w:r w:rsidRPr="00B63849">
              <w:rPr>
                <w:rFonts w:ascii="Arial" w:hAnsi="Arial" w:cs="Arial"/>
                <w:sz w:val="18"/>
                <w:szCs w:val="18"/>
                <w:lang w:val="en-GB"/>
              </w:rPr>
              <w:t>1 : arch</w:t>
            </w:r>
          </w:p>
          <w:p w14:paraId="4AF6779A"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 : viaduct</w:t>
            </w:r>
          </w:p>
          <w:p w14:paraId="6C572DBA"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3 : pontoon bridge</w:t>
            </w:r>
          </w:p>
          <w:p w14:paraId="67823027"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4 : suspension bridge</w:t>
            </w:r>
          </w:p>
          <w:p w14:paraId="087E447A" w14:textId="77777777" w:rsidR="00823210" w:rsidRPr="003625E9" w:rsidRDefault="00823210" w:rsidP="00694B49">
            <w:pPr>
              <w:spacing w:line="259" w:lineRule="auto"/>
              <w:ind w:left="77"/>
              <w:rPr>
                <w:rFonts w:ascii="Arial" w:hAnsi="Arial" w:cs="Arial"/>
                <w:sz w:val="18"/>
                <w:szCs w:val="22"/>
                <w:lang w:val="en-GB"/>
              </w:rPr>
            </w:pPr>
            <w:r w:rsidRPr="00B63849">
              <w:rPr>
                <w:rFonts w:ascii="Arial" w:hAnsi="Arial" w:cs="Arial"/>
                <w:sz w:val="18"/>
                <w:szCs w:val="18"/>
                <w:lang w:val="en-GB"/>
              </w:rPr>
              <w:t>5 : transporter bridge</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6F15BCE8" w14:textId="77777777" w:rsidR="00823210" w:rsidRDefault="00823210" w:rsidP="00694B49">
            <w:pPr>
              <w:spacing w:line="259" w:lineRule="auto"/>
              <w:ind w:left="3"/>
              <w:rPr>
                <w:rFonts w:ascii="Arial" w:hAnsi="Arial" w:cs="Arial"/>
                <w:sz w:val="18"/>
              </w:rPr>
            </w:pPr>
            <w:r w:rsidRPr="00C54ABA">
              <w:rPr>
                <w:rFonts w:ascii="Arial" w:hAnsi="Arial" w:cs="Arial"/>
                <w:sz w:val="18"/>
                <w:szCs w:val="22"/>
                <w:lang w:val="en-GB"/>
              </w:rPr>
              <w:t xml:space="preserve">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FFD0027" w14:textId="77777777" w:rsidR="00823210" w:rsidRDefault="00823210" w:rsidP="00694B49">
            <w:pPr>
              <w:spacing w:line="259" w:lineRule="auto"/>
              <w:rPr>
                <w:rFonts w:ascii="Arial" w:hAnsi="Arial" w:cs="Arial"/>
                <w:sz w:val="18"/>
              </w:rPr>
            </w:pPr>
            <w:r w:rsidRPr="0057264D">
              <w:rPr>
                <w:rFonts w:ascii="Arial" w:hAnsi="Arial" w:cs="Arial"/>
                <w:sz w:val="18"/>
                <w:szCs w:val="22"/>
                <w:lang w:val="en-GB"/>
              </w:rPr>
              <w:t xml:space="preserve">0,1 </w:t>
            </w:r>
          </w:p>
        </w:tc>
      </w:tr>
      <w:tr w:rsidR="00823210" w:rsidRPr="0057264D" w14:paraId="0D3C16B6"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2942BDF1"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UN Location Code</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007D8BB7"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unlocd</w:t>
            </w:r>
            <w:proofErr w:type="spellEnd"/>
            <w:r>
              <w:rPr>
                <w:rFonts w:ascii="Arial" w:hAnsi="Arial" w:cs="Arial"/>
                <w:sz w:val="18"/>
              </w:rPr>
              <w: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6B6591B1" w14:textId="77777777" w:rsidR="00823210" w:rsidRPr="003625E9" w:rsidRDefault="00823210" w:rsidP="00694B49">
            <w:pPr>
              <w:spacing w:line="259" w:lineRule="auto"/>
              <w:ind w:left="77"/>
              <w:rPr>
                <w:rFonts w:ascii="Arial" w:hAnsi="Arial" w:cs="Arial"/>
                <w:sz w:val="18"/>
                <w:szCs w:val="22"/>
                <w:lang w:val="en-GB"/>
              </w:rPr>
            </w:pP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32932592"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TE</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215110E"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1FCB6365"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554008AD"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 xml:space="preserve">Horizontal </w:t>
            </w:r>
            <w:proofErr w:type="spellStart"/>
            <w:r>
              <w:rPr>
                <w:rFonts w:ascii="Arial" w:hAnsi="Arial" w:cs="Arial"/>
                <w:sz w:val="18"/>
              </w:rPr>
              <w:t>Distance</w:t>
            </w:r>
            <w:proofErr w:type="spellEnd"/>
            <w:r>
              <w:rPr>
                <w:rFonts w:ascii="Arial" w:hAnsi="Arial" w:cs="Arial"/>
                <w:sz w:val="18"/>
              </w:rPr>
              <w:t xml:space="preserve"> </w:t>
            </w:r>
            <w:proofErr w:type="spellStart"/>
            <w:r>
              <w:rPr>
                <w:rFonts w:ascii="Arial" w:hAnsi="Arial" w:cs="Arial"/>
                <w:sz w:val="18"/>
              </w:rPr>
              <w:t>Uncertainty</w:t>
            </w:r>
            <w:proofErr w:type="spellEnd"/>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1499B668"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(HORACC)</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67F77A49" w14:textId="77777777" w:rsidR="00823210" w:rsidRPr="003625E9" w:rsidRDefault="00823210" w:rsidP="00694B49">
            <w:pPr>
              <w:spacing w:line="259" w:lineRule="auto"/>
              <w:ind w:left="77"/>
              <w:rPr>
                <w:rFonts w:ascii="Arial" w:hAnsi="Arial" w:cs="Arial"/>
                <w:sz w:val="18"/>
                <w:szCs w:val="22"/>
                <w:lang w:val="en-GB"/>
              </w:rPr>
            </w:pP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1C1B3FCD"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RE</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C6B69EC"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282CB48D"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58B0D94E" w14:textId="77777777" w:rsidR="00823210" w:rsidRPr="0057264D" w:rsidRDefault="00823210" w:rsidP="00694B49">
            <w:pPr>
              <w:spacing w:line="259" w:lineRule="auto"/>
              <w:ind w:left="2"/>
              <w:rPr>
                <w:rFonts w:ascii="Arial" w:hAnsi="Arial" w:cs="Arial"/>
                <w:sz w:val="18"/>
                <w:szCs w:val="22"/>
                <w:lang w:val="en-GB"/>
              </w:rPr>
            </w:pPr>
            <w:proofErr w:type="spellStart"/>
            <w:r>
              <w:rPr>
                <w:rFonts w:ascii="Arial" w:hAnsi="Arial" w:cs="Arial"/>
                <w:sz w:val="18"/>
              </w:rPr>
              <w:t>Category</w:t>
            </w:r>
            <w:proofErr w:type="spellEnd"/>
            <w:r>
              <w:rPr>
                <w:rFonts w:ascii="Arial" w:hAnsi="Arial" w:cs="Arial"/>
                <w:sz w:val="18"/>
              </w:rPr>
              <w:t xml:space="preserve"> </w:t>
            </w:r>
            <w:proofErr w:type="spellStart"/>
            <w:r>
              <w:rPr>
                <w:rFonts w:ascii="Arial" w:hAnsi="Arial" w:cs="Arial"/>
                <w:sz w:val="18"/>
              </w:rPr>
              <w:t>of</w:t>
            </w:r>
            <w:proofErr w:type="spellEnd"/>
            <w:r>
              <w:rPr>
                <w:rFonts w:ascii="Arial" w:hAnsi="Arial" w:cs="Arial"/>
                <w:sz w:val="18"/>
              </w:rPr>
              <w:t xml:space="preserve"> Temporal Variation</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138D6758"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szCs w:val="22"/>
                <w:lang w:val="en-GB"/>
              </w:rPr>
              <w:t>(CATTEV)</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32C264ED" w14:textId="77777777" w:rsidR="00823210" w:rsidRPr="00050DB7" w:rsidRDefault="00823210" w:rsidP="00694B49">
            <w:pPr>
              <w:autoSpaceDE w:val="0"/>
              <w:autoSpaceDN w:val="0"/>
              <w:adjustRightInd w:val="0"/>
              <w:spacing w:before="60"/>
              <w:ind w:left="284" w:hanging="210"/>
              <w:rPr>
                <w:rFonts w:ascii="Arial" w:hAnsi="Arial" w:cs="Arial"/>
                <w:sz w:val="18"/>
                <w:szCs w:val="18"/>
                <w:lang w:val="en-GB"/>
              </w:rPr>
            </w:pPr>
            <w:r w:rsidRPr="00050DB7">
              <w:rPr>
                <w:rFonts w:ascii="Arial" w:hAnsi="Arial" w:cs="Arial"/>
                <w:sz w:val="18"/>
                <w:szCs w:val="18"/>
                <w:lang w:val="en-GB"/>
              </w:rPr>
              <w:t>4 : Likely to Change</w:t>
            </w:r>
          </w:p>
          <w:p w14:paraId="66A69649"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5 : Unlikely to Change</w:t>
            </w:r>
          </w:p>
          <w:p w14:paraId="1FE06595" w14:textId="77777777" w:rsidR="00823210" w:rsidRPr="003625E9" w:rsidRDefault="00823210" w:rsidP="00694B49">
            <w:pPr>
              <w:autoSpaceDE w:val="0"/>
              <w:autoSpaceDN w:val="0"/>
              <w:adjustRightInd w:val="0"/>
              <w:ind w:left="282" w:hanging="208"/>
              <w:rPr>
                <w:rFonts w:ascii="Arial" w:hAnsi="Arial" w:cs="Arial"/>
                <w:sz w:val="18"/>
                <w:szCs w:val="22"/>
                <w:lang w:val="en-GB"/>
              </w:rPr>
            </w:pPr>
            <w:r w:rsidRPr="00050DB7">
              <w:rPr>
                <w:rFonts w:ascii="Arial" w:hAnsi="Arial" w:cs="Arial"/>
                <w:sz w:val="18"/>
                <w:szCs w:val="18"/>
                <w:lang w:val="en-GB"/>
              </w:rPr>
              <w:t>6 : Unassessed</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7EA5D0A7"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A429A78"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627D6B1B"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56175F96" w14:textId="77777777" w:rsidR="00823210" w:rsidRPr="0057264D" w:rsidRDefault="00823210" w:rsidP="00694B49">
            <w:pPr>
              <w:spacing w:line="259" w:lineRule="auto"/>
              <w:ind w:left="2"/>
              <w:rPr>
                <w:rFonts w:ascii="Arial" w:hAnsi="Arial" w:cs="Arial"/>
                <w:sz w:val="18"/>
                <w:szCs w:val="22"/>
                <w:lang w:val="en-GB"/>
              </w:rPr>
            </w:pPr>
            <w:r w:rsidRPr="00823210">
              <w:rPr>
                <w:rFonts w:ascii="Arial" w:hAnsi="Arial" w:cs="Arial"/>
                <w:sz w:val="18"/>
                <w:lang w:val="en-US"/>
              </w:rPr>
              <w:t>Vertical River Datum Reference Level Value</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59BAD994"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vcrval</w:t>
            </w:r>
            <w:proofErr w:type="spellEnd"/>
            <w:r>
              <w:rPr>
                <w:rFonts w:ascii="Arial" w:hAnsi="Arial" w:cs="Arial"/>
                <w:sz w:val="18"/>
              </w:rPr>
              <w: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7039E5AB" w14:textId="77777777" w:rsidR="00823210" w:rsidRPr="003625E9" w:rsidRDefault="00823210" w:rsidP="00694B49">
            <w:pPr>
              <w:spacing w:line="259" w:lineRule="auto"/>
              <w:ind w:left="77"/>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1.15</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782CC854"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RE</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90E3E6B"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6861703B"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0082DBA8" w14:textId="77777777" w:rsidR="00823210" w:rsidRPr="0057264D" w:rsidRDefault="00823210" w:rsidP="00694B49">
            <w:pPr>
              <w:spacing w:line="259" w:lineRule="auto"/>
              <w:ind w:left="2"/>
              <w:rPr>
                <w:rFonts w:ascii="Arial" w:hAnsi="Arial" w:cs="Arial"/>
                <w:sz w:val="18"/>
                <w:szCs w:val="22"/>
                <w:lang w:val="en-GB"/>
              </w:rPr>
            </w:pPr>
            <w:r w:rsidRPr="00823210">
              <w:rPr>
                <w:rFonts w:ascii="Arial" w:hAnsi="Arial" w:cs="Arial"/>
                <w:sz w:val="18"/>
                <w:lang w:val="en-US"/>
              </w:rPr>
              <w:t>Name of Vertical River Datum Reference Level</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37315E46"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vcrlev</w:t>
            </w:r>
            <w:proofErr w:type="spellEnd"/>
            <w:r>
              <w:rPr>
                <w:rFonts w:ascii="Arial" w:hAnsi="Arial" w:cs="Arial"/>
                <w:sz w:val="18"/>
              </w:rPr>
              <w: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7BFA7DA4" w14:textId="77777777" w:rsidR="00823210" w:rsidRPr="003625E9" w:rsidRDefault="00823210" w:rsidP="00694B49">
            <w:pPr>
              <w:spacing w:line="259" w:lineRule="auto"/>
              <w:ind w:left="77"/>
              <w:rPr>
                <w:rFonts w:ascii="Arial" w:hAnsi="Arial" w:cs="Arial"/>
                <w:sz w:val="18"/>
                <w:szCs w:val="22"/>
                <w:lang w:val="en-GB"/>
              </w:rPr>
            </w:pP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53B2FC8E"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TE</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48FB6B8"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6755CCCF"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7D1B7AE5"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 xml:space="preserve">Elevation </w:t>
            </w:r>
            <w:proofErr w:type="spellStart"/>
            <w:r>
              <w:rPr>
                <w:rFonts w:ascii="Arial" w:hAnsi="Arial" w:cs="Arial"/>
                <w:sz w:val="18"/>
              </w:rPr>
              <w:t>of</w:t>
            </w:r>
            <w:proofErr w:type="spellEnd"/>
            <w:r>
              <w:rPr>
                <w:rFonts w:ascii="Arial" w:hAnsi="Arial" w:cs="Arial"/>
                <w:sz w:val="18"/>
              </w:rPr>
              <w:t xml:space="preserve"> </w:t>
            </w:r>
            <w:proofErr w:type="spellStart"/>
            <w:r>
              <w:rPr>
                <w:rFonts w:ascii="Arial" w:hAnsi="Arial" w:cs="Arial"/>
                <w:sz w:val="18"/>
              </w:rPr>
              <w:t>Water</w:t>
            </w:r>
            <w:proofErr w:type="spellEnd"/>
            <w:r>
              <w:rPr>
                <w:rFonts w:ascii="Arial" w:hAnsi="Arial" w:cs="Arial"/>
                <w:sz w:val="18"/>
              </w:rPr>
              <w:t xml:space="preserve"> Level</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22469FE0"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elevwl</w:t>
            </w:r>
            <w:proofErr w:type="spellEnd"/>
            <w:r>
              <w:rPr>
                <w:rFonts w:ascii="Arial" w:hAnsi="Arial" w:cs="Arial"/>
                <w:sz w:val="18"/>
              </w:rPr>
              <w: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0A701172" w14:textId="77777777" w:rsidR="00823210" w:rsidRPr="003625E9" w:rsidRDefault="00823210" w:rsidP="00694B49">
            <w:pPr>
              <w:spacing w:line="259" w:lineRule="auto"/>
              <w:ind w:left="77"/>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12.46</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0859F751"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RE</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E719B0A"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7D3FD6F8"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619F1CE7"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Reference Gauge</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3024C5DA"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refgag</w:t>
            </w:r>
            <w:proofErr w:type="spellEnd"/>
            <w:r>
              <w:rPr>
                <w:rFonts w:ascii="Arial" w:hAnsi="Arial" w:cs="Arial"/>
                <w:sz w:val="18"/>
              </w:rPr>
              <w: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0DC7004F" w14:textId="77777777" w:rsidR="00823210" w:rsidRPr="003625E9" w:rsidRDefault="00823210" w:rsidP="00694B49">
            <w:pPr>
              <w:spacing w:line="259" w:lineRule="auto"/>
              <w:ind w:left="77"/>
              <w:rPr>
                <w:rFonts w:ascii="Arial" w:hAnsi="Arial" w:cs="Arial"/>
                <w:sz w:val="18"/>
                <w:szCs w:val="22"/>
                <w:lang w:val="en-GB"/>
              </w:rPr>
            </w:pP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26638E73"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TE</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45C8AA6"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1C988C8B"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1526F20A"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 xml:space="preserve">Reference </w:t>
            </w:r>
            <w:proofErr w:type="spellStart"/>
            <w:r>
              <w:rPr>
                <w:rFonts w:ascii="Arial" w:hAnsi="Arial" w:cs="Arial"/>
                <w:sz w:val="18"/>
              </w:rPr>
              <w:t>Gravitational</w:t>
            </w:r>
            <w:proofErr w:type="spellEnd"/>
            <w:r>
              <w:rPr>
                <w:rFonts w:ascii="Arial" w:hAnsi="Arial" w:cs="Arial"/>
                <w:sz w:val="18"/>
              </w:rPr>
              <w:t xml:space="preserve"> Level</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12202C8C"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reflev</w:t>
            </w:r>
            <w:proofErr w:type="spellEnd"/>
            <w:r>
              <w:rPr>
                <w:rFonts w:ascii="Arial" w:hAnsi="Arial" w:cs="Arial"/>
                <w:sz w:val="18"/>
              </w:rPr>
              <w: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7759B233" w14:textId="77777777" w:rsidR="00823210" w:rsidRPr="00050DB7" w:rsidRDefault="00823210" w:rsidP="00694B49">
            <w:pPr>
              <w:autoSpaceDE w:val="0"/>
              <w:autoSpaceDN w:val="0"/>
              <w:adjustRightInd w:val="0"/>
              <w:spacing w:before="60"/>
              <w:ind w:left="284" w:hanging="210"/>
              <w:rPr>
                <w:rFonts w:ascii="Arial" w:hAnsi="Arial" w:cs="Arial"/>
                <w:sz w:val="18"/>
                <w:szCs w:val="18"/>
                <w:lang w:val="en-GB"/>
              </w:rPr>
            </w:pPr>
            <w:r w:rsidRPr="00050DB7">
              <w:rPr>
                <w:rFonts w:ascii="Arial" w:hAnsi="Arial" w:cs="Arial"/>
                <w:sz w:val="18"/>
                <w:szCs w:val="18"/>
                <w:lang w:val="en-GB"/>
              </w:rPr>
              <w:t>1 : Baltic Datum</w:t>
            </w:r>
          </w:p>
          <w:p w14:paraId="47164956"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2 : Adriatic Level</w:t>
            </w:r>
          </w:p>
          <w:p w14:paraId="3D0836FE"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3 : Amsterdam Ordnance Datum (NAP)</w:t>
            </w:r>
          </w:p>
          <w:p w14:paraId="7F328470"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4 : Mean Sea Level</w:t>
            </w:r>
          </w:p>
          <w:p w14:paraId="500FB88B"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5 : Other Datum</w:t>
            </w:r>
          </w:p>
          <w:p w14:paraId="06279014"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6 : National Geodetic Vertical Datum - NGVD29</w:t>
            </w:r>
          </w:p>
          <w:p w14:paraId="36CF121A"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7 : North American Vertical Datum - NAVD88</w:t>
            </w:r>
          </w:p>
          <w:p w14:paraId="40F64A2F"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8 : Mean Sea Level 1912</w:t>
            </w:r>
          </w:p>
          <w:p w14:paraId="4388C5A4"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9 : Mean Sea Level 1929</w:t>
            </w:r>
          </w:p>
          <w:p w14:paraId="7112F2E0" w14:textId="77777777" w:rsidR="00823210" w:rsidRPr="003625E9" w:rsidRDefault="00823210" w:rsidP="00694B49">
            <w:pPr>
              <w:autoSpaceDE w:val="0"/>
              <w:autoSpaceDN w:val="0"/>
              <w:adjustRightInd w:val="0"/>
              <w:ind w:left="282" w:hanging="208"/>
              <w:rPr>
                <w:rFonts w:ascii="Arial" w:hAnsi="Arial" w:cs="Arial"/>
                <w:sz w:val="18"/>
                <w:szCs w:val="22"/>
                <w:lang w:val="en-GB"/>
              </w:rPr>
            </w:pPr>
            <w:r w:rsidRPr="00050DB7">
              <w:rPr>
                <w:rFonts w:ascii="Arial" w:hAnsi="Arial" w:cs="Arial"/>
                <w:sz w:val="18"/>
                <w:szCs w:val="18"/>
                <w:lang w:val="en-GB"/>
              </w:rPr>
              <w:t xml:space="preserve">10 : Tweede </w:t>
            </w:r>
            <w:proofErr w:type="spellStart"/>
            <w:r w:rsidRPr="00050DB7">
              <w:rPr>
                <w:rFonts w:ascii="Arial" w:hAnsi="Arial" w:cs="Arial"/>
                <w:sz w:val="18"/>
                <w:szCs w:val="18"/>
                <w:lang w:val="en-GB"/>
              </w:rPr>
              <w:t>Algemene</w:t>
            </w:r>
            <w:proofErr w:type="spellEnd"/>
            <w:r w:rsidRPr="00050DB7">
              <w:rPr>
                <w:rFonts w:ascii="Arial" w:hAnsi="Arial" w:cs="Arial"/>
                <w:sz w:val="18"/>
                <w:szCs w:val="18"/>
                <w:lang w:val="en-GB"/>
              </w:rPr>
              <w:t xml:space="preserve"> </w:t>
            </w:r>
            <w:proofErr w:type="spellStart"/>
            <w:r w:rsidRPr="00050DB7">
              <w:rPr>
                <w:rFonts w:ascii="Arial" w:hAnsi="Arial" w:cs="Arial"/>
                <w:sz w:val="18"/>
                <w:szCs w:val="18"/>
                <w:lang w:val="en-GB"/>
              </w:rPr>
              <w:t>Waterpassing</w:t>
            </w:r>
            <w:proofErr w:type="spellEnd"/>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7EFC7475"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60C9AB9"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2628D5DD"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2354621A" w14:textId="77777777" w:rsidR="00823210" w:rsidRPr="0057264D" w:rsidRDefault="00823210" w:rsidP="00694B49">
            <w:pPr>
              <w:spacing w:line="259" w:lineRule="auto"/>
              <w:ind w:left="2"/>
              <w:rPr>
                <w:rFonts w:ascii="Arial" w:hAnsi="Arial" w:cs="Arial"/>
                <w:sz w:val="18"/>
                <w:szCs w:val="22"/>
                <w:lang w:val="en-GB"/>
              </w:rPr>
            </w:pPr>
            <w:proofErr w:type="spellStart"/>
            <w:r>
              <w:rPr>
                <w:rFonts w:ascii="Arial" w:hAnsi="Arial" w:cs="Arial"/>
                <w:sz w:val="18"/>
              </w:rPr>
              <w:t>Reported</w:t>
            </w:r>
            <w:proofErr w:type="spellEnd"/>
            <w:r>
              <w:rPr>
                <w:rFonts w:ascii="Arial" w:hAnsi="Arial" w:cs="Arial"/>
                <w:sz w:val="18"/>
              </w:rPr>
              <w:t xml:space="preserve"> Date</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77443C5C"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(SORDAT)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0FCC891D" w14:textId="77777777" w:rsidR="00823210" w:rsidRPr="003625E9" w:rsidRDefault="00823210" w:rsidP="00694B49">
            <w:pPr>
              <w:spacing w:line="259" w:lineRule="auto"/>
              <w:ind w:left="77"/>
              <w:rPr>
                <w:rFonts w:ascii="Arial" w:hAnsi="Arial" w:cs="Arial"/>
                <w:sz w:val="18"/>
                <w:szCs w:val="22"/>
                <w:lang w:val="en-GB"/>
              </w:rPr>
            </w:pP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34B4E265"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TD</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A5E13C3"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3F580068"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07A157B4"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 xml:space="preserve">Source </w:t>
            </w:r>
            <w:proofErr w:type="spellStart"/>
            <w:r>
              <w:rPr>
                <w:rFonts w:ascii="Arial" w:hAnsi="Arial" w:cs="Arial"/>
                <w:sz w:val="18"/>
              </w:rPr>
              <w:t>Indication</w:t>
            </w:r>
            <w:proofErr w:type="spellEnd"/>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53AE54C1"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szCs w:val="22"/>
                <w:lang w:val="en-GB"/>
              </w:rPr>
              <w:t>(SORIND)</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61F64B13" w14:textId="77777777" w:rsidR="00823210" w:rsidRPr="003625E9" w:rsidRDefault="00823210" w:rsidP="00694B49">
            <w:pPr>
              <w:spacing w:line="259" w:lineRule="auto"/>
              <w:ind w:left="77"/>
              <w:rPr>
                <w:rFonts w:ascii="Arial" w:hAnsi="Arial" w:cs="Arial"/>
                <w:sz w:val="18"/>
                <w:szCs w:val="22"/>
                <w:lang w:val="en-GB"/>
              </w:rPr>
            </w:pP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40AB055F"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TE</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BF9F5CF"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1A0C8EDB"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2E147983" w14:textId="77777777" w:rsidR="00823210" w:rsidRDefault="00823210" w:rsidP="00694B49">
            <w:pPr>
              <w:spacing w:line="259" w:lineRule="auto"/>
              <w:ind w:left="2"/>
              <w:rPr>
                <w:rFonts w:ascii="Arial" w:hAnsi="Arial" w:cs="Arial"/>
                <w:sz w:val="18"/>
              </w:rPr>
            </w:pPr>
            <w:proofErr w:type="spellStart"/>
            <w:r>
              <w:rPr>
                <w:rFonts w:ascii="Arial" w:hAnsi="Arial" w:cs="Arial"/>
                <w:sz w:val="18"/>
              </w:rPr>
              <w:t>Waterway</w:t>
            </w:r>
            <w:proofErr w:type="spellEnd"/>
            <w:r>
              <w:rPr>
                <w:rFonts w:ascii="Arial" w:hAnsi="Arial" w:cs="Arial"/>
                <w:sz w:val="18"/>
              </w:rPr>
              <w:t xml:space="preserve"> </w:t>
            </w:r>
            <w:proofErr w:type="spellStart"/>
            <w:r>
              <w:rPr>
                <w:rFonts w:ascii="Arial" w:hAnsi="Arial" w:cs="Arial"/>
                <w:sz w:val="18"/>
              </w:rPr>
              <w:t>Distance</w:t>
            </w:r>
            <w:proofErr w:type="spellEnd"/>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6286675C"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wtwdis</w:t>
            </w:r>
            <w:proofErr w:type="spellEnd"/>
            <w:r>
              <w:rPr>
                <w:rFonts w:ascii="Arial" w:hAnsi="Arial" w:cs="Arial"/>
                <w:sz w:val="18"/>
              </w:rPr>
              <w: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59382D48" w14:textId="77777777" w:rsidR="00823210" w:rsidRPr="003625E9" w:rsidRDefault="00823210" w:rsidP="00694B49">
            <w:pPr>
              <w:spacing w:line="259" w:lineRule="auto"/>
              <w:ind w:left="77"/>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xxxx.xxx</w:t>
            </w:r>
            <w:proofErr w:type="spellEnd"/>
            <w:r w:rsidRPr="00AC3CA4">
              <w:rPr>
                <w:rFonts w:ascii="Arial" w:hAnsi="Arial" w:cs="Arial"/>
                <w:sz w:val="18"/>
                <w:szCs w:val="22"/>
                <w:lang w:val="en-GB"/>
              </w:rPr>
              <w:t xml:space="preserve">] (units defined in </w:t>
            </w:r>
            <w:proofErr w:type="spellStart"/>
            <w:r w:rsidRPr="00AC3CA4">
              <w:rPr>
                <w:rFonts w:ascii="Arial" w:hAnsi="Arial" w:cs="Arial"/>
                <w:sz w:val="18"/>
                <w:szCs w:val="22"/>
                <w:lang w:val="en-GB"/>
              </w:rPr>
              <w:t>hunits</w:t>
            </w:r>
            <w:proofErr w:type="spellEnd"/>
            <w:r w:rsidRPr="00AC3CA4">
              <w:rPr>
                <w:rFonts w:ascii="Arial" w:hAnsi="Arial" w:cs="Arial"/>
                <w:sz w:val="18"/>
                <w:szCs w:val="22"/>
                <w:lang w:val="en-GB"/>
              </w:rPr>
              <w:t>), e.g., 2451.732</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5B2DFC78" w14:textId="77777777" w:rsidR="00823210" w:rsidRDefault="00823210" w:rsidP="00694B49">
            <w:pPr>
              <w:spacing w:line="259" w:lineRule="auto"/>
              <w:ind w:left="3"/>
              <w:rPr>
                <w:rFonts w:ascii="Arial" w:hAnsi="Arial" w:cs="Arial"/>
                <w:sz w:val="18"/>
              </w:rPr>
            </w:pPr>
            <w:r>
              <w:rPr>
                <w:rFonts w:ascii="Arial" w:hAnsi="Arial" w:cs="Arial"/>
                <w:sz w:val="18"/>
              </w:rPr>
              <w:t>RE</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E3B7538" w14:textId="77777777" w:rsidR="00823210" w:rsidRDefault="00823210" w:rsidP="00694B49">
            <w:pPr>
              <w:spacing w:line="259" w:lineRule="auto"/>
              <w:rPr>
                <w:rFonts w:ascii="Arial" w:hAnsi="Arial" w:cs="Arial"/>
                <w:sz w:val="18"/>
              </w:rPr>
            </w:pPr>
            <w:r>
              <w:rPr>
                <w:rFonts w:ascii="Arial" w:hAnsi="Arial" w:cs="Arial"/>
                <w:sz w:val="18"/>
              </w:rPr>
              <w:t>0, 1</w:t>
            </w:r>
          </w:p>
        </w:tc>
      </w:tr>
      <w:tr w:rsidR="00823210" w:rsidRPr="0057264D" w14:paraId="17FEE082" w14:textId="77777777" w:rsidTr="00694B49">
        <w:tblPrEx>
          <w:tblCellMar>
            <w:top w:w="12" w:type="dxa"/>
          </w:tblCellMar>
        </w:tblPrEx>
        <w:trPr>
          <w:trHeight w:val="338"/>
        </w:trPr>
        <w:tc>
          <w:tcPr>
            <w:tcW w:w="3648" w:type="dxa"/>
            <w:gridSpan w:val="3"/>
            <w:tcBorders>
              <w:top w:val="single" w:sz="4" w:space="0" w:color="000000"/>
              <w:left w:val="single" w:sz="4" w:space="0" w:color="000000"/>
              <w:bottom w:val="single" w:sz="4" w:space="0" w:color="000000"/>
              <w:right w:val="single" w:sz="4" w:space="0" w:color="000000"/>
            </w:tcBorders>
            <w:shd w:val="clear" w:color="auto" w:fill="auto"/>
          </w:tcPr>
          <w:p w14:paraId="6ED13329" w14:textId="77777777" w:rsidR="00823210" w:rsidRDefault="00823210" w:rsidP="00694B49">
            <w:pPr>
              <w:spacing w:line="259" w:lineRule="auto"/>
              <w:ind w:left="2"/>
              <w:rPr>
                <w:rFonts w:ascii="Arial" w:hAnsi="Arial" w:cs="Arial"/>
                <w:sz w:val="18"/>
              </w:rPr>
            </w:pPr>
            <w:r>
              <w:rPr>
                <w:rFonts w:ascii="Arial" w:hAnsi="Arial" w:cs="Arial"/>
                <w:sz w:val="18"/>
              </w:rPr>
              <w:t>Height/</w:t>
            </w:r>
            <w:proofErr w:type="spellStart"/>
            <w:r>
              <w:rPr>
                <w:rFonts w:ascii="Arial" w:hAnsi="Arial" w:cs="Arial"/>
                <w:sz w:val="18"/>
              </w:rPr>
              <w:t>Length</w:t>
            </w:r>
            <w:proofErr w:type="spellEnd"/>
            <w:r>
              <w:rPr>
                <w:rFonts w:ascii="Arial" w:hAnsi="Arial" w:cs="Arial"/>
                <w:sz w:val="18"/>
              </w:rPr>
              <w:t xml:space="preserve"> Units</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auto"/>
          </w:tcPr>
          <w:p w14:paraId="6AA4904C"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hunits</w:t>
            </w:r>
            <w:proofErr w:type="spellEnd"/>
            <w:r>
              <w:rPr>
                <w:rFonts w:ascii="Arial" w:hAnsi="Arial" w:cs="Arial"/>
                <w:sz w:val="18"/>
              </w:rPr>
              <w:t>)</w:t>
            </w:r>
          </w:p>
        </w:tc>
        <w:tc>
          <w:tcPr>
            <w:tcW w:w="2522" w:type="dxa"/>
            <w:gridSpan w:val="3"/>
            <w:tcBorders>
              <w:top w:val="single" w:sz="4" w:space="0" w:color="000000"/>
              <w:left w:val="single" w:sz="4" w:space="0" w:color="000000"/>
              <w:bottom w:val="single" w:sz="4" w:space="0" w:color="000000"/>
              <w:right w:val="single" w:sz="4" w:space="0" w:color="000000"/>
            </w:tcBorders>
            <w:shd w:val="clear" w:color="auto" w:fill="auto"/>
          </w:tcPr>
          <w:p w14:paraId="46409CBC" w14:textId="77777777" w:rsidR="00823210" w:rsidRPr="00050DB7" w:rsidRDefault="00823210" w:rsidP="00694B49">
            <w:pPr>
              <w:autoSpaceDE w:val="0"/>
              <w:autoSpaceDN w:val="0"/>
              <w:adjustRightInd w:val="0"/>
              <w:spacing w:before="60"/>
              <w:ind w:left="284" w:hanging="210"/>
              <w:rPr>
                <w:rFonts w:ascii="Arial" w:hAnsi="Arial" w:cs="Arial"/>
                <w:sz w:val="18"/>
                <w:szCs w:val="18"/>
                <w:lang w:val="en-GB"/>
              </w:rPr>
            </w:pPr>
            <w:r w:rsidRPr="00050DB7">
              <w:rPr>
                <w:rFonts w:ascii="Arial" w:hAnsi="Arial" w:cs="Arial"/>
                <w:sz w:val="18"/>
                <w:szCs w:val="18"/>
                <w:lang w:val="en-GB"/>
              </w:rPr>
              <w:t>1 : Metres</w:t>
            </w:r>
          </w:p>
          <w:p w14:paraId="37C9AC11"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2 : Feet</w:t>
            </w:r>
          </w:p>
          <w:p w14:paraId="4EDAE4DD"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3 : Kilometres</w:t>
            </w:r>
          </w:p>
          <w:p w14:paraId="3E8AC036"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4 : Hectometres</w:t>
            </w:r>
          </w:p>
          <w:p w14:paraId="6BFCADDB"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5 : Statute Miles</w:t>
            </w:r>
          </w:p>
          <w:p w14:paraId="57A6AD62" w14:textId="77777777" w:rsidR="00823210" w:rsidRPr="003625E9" w:rsidRDefault="00823210" w:rsidP="00694B49">
            <w:pPr>
              <w:autoSpaceDE w:val="0"/>
              <w:autoSpaceDN w:val="0"/>
              <w:adjustRightInd w:val="0"/>
              <w:ind w:left="282" w:hanging="208"/>
              <w:rPr>
                <w:rFonts w:ascii="Arial" w:hAnsi="Arial" w:cs="Arial"/>
                <w:sz w:val="18"/>
                <w:szCs w:val="22"/>
                <w:lang w:val="en-GB"/>
              </w:rPr>
            </w:pPr>
            <w:r w:rsidRPr="00050DB7">
              <w:rPr>
                <w:rFonts w:ascii="Arial" w:hAnsi="Arial" w:cs="Arial"/>
                <w:sz w:val="18"/>
                <w:szCs w:val="18"/>
                <w:lang w:val="en-GB"/>
              </w:rPr>
              <w:lastRenderedPageBreak/>
              <w:t>6 : Nautical Miles</w:t>
            </w:r>
          </w:p>
        </w:tc>
        <w:tc>
          <w:tcPr>
            <w:tcW w:w="921" w:type="dxa"/>
            <w:tcBorders>
              <w:top w:val="single" w:sz="4" w:space="0" w:color="000000"/>
              <w:left w:val="single" w:sz="4" w:space="0" w:color="000000"/>
              <w:bottom w:val="single" w:sz="4" w:space="0" w:color="000000"/>
              <w:right w:val="single" w:sz="4" w:space="0" w:color="000000"/>
            </w:tcBorders>
            <w:shd w:val="clear" w:color="auto" w:fill="auto"/>
          </w:tcPr>
          <w:p w14:paraId="305667FD" w14:textId="77777777" w:rsidR="00823210" w:rsidRDefault="00823210" w:rsidP="00694B49">
            <w:pPr>
              <w:spacing w:line="259" w:lineRule="auto"/>
              <w:ind w:left="3"/>
              <w:rPr>
                <w:rFonts w:ascii="Arial" w:hAnsi="Arial" w:cs="Arial"/>
                <w:sz w:val="18"/>
              </w:rPr>
            </w:pPr>
            <w:r>
              <w:rPr>
                <w:rFonts w:ascii="Arial" w:hAnsi="Arial" w:cs="Arial"/>
                <w:sz w:val="18"/>
              </w:rPr>
              <w:lastRenderedPageBreak/>
              <w:t>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DE01126" w14:textId="77777777" w:rsidR="00823210" w:rsidRDefault="00823210" w:rsidP="00694B49">
            <w:pPr>
              <w:spacing w:line="259" w:lineRule="auto"/>
              <w:rPr>
                <w:rFonts w:ascii="Arial" w:hAnsi="Arial" w:cs="Arial"/>
                <w:sz w:val="18"/>
              </w:rPr>
            </w:pPr>
            <w:r>
              <w:rPr>
                <w:rFonts w:ascii="Arial" w:hAnsi="Arial" w:cs="Arial"/>
                <w:sz w:val="18"/>
              </w:rPr>
              <w:t>0, 1</w:t>
            </w:r>
          </w:p>
        </w:tc>
      </w:tr>
      <w:tr w:rsidR="00823210" w:rsidRPr="0057264D" w14:paraId="61974520" w14:textId="77777777" w:rsidTr="00694B49">
        <w:tblPrEx>
          <w:tblCellMar>
            <w:top w:w="12" w:type="dxa"/>
            <w:bottom w:w="0" w:type="dxa"/>
          </w:tblCellMar>
        </w:tblPrEx>
        <w:trPr>
          <w:trHeight w:val="360"/>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tcPr>
          <w:p w14:paraId="27F79EE3"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b/>
                <w:sz w:val="22"/>
                <w:szCs w:val="22"/>
                <w:lang w:val="en-GB"/>
              </w:rPr>
              <w:t xml:space="preserve">Feature Associations </w:t>
            </w:r>
          </w:p>
        </w:tc>
      </w:tr>
      <w:tr w:rsidR="00823210" w:rsidRPr="0057264D" w14:paraId="47F351FF" w14:textId="77777777" w:rsidTr="00694B49">
        <w:tblPrEx>
          <w:tblCellMar>
            <w:top w:w="12" w:type="dxa"/>
          </w:tblCellMar>
        </w:tblPrEx>
        <w:trPr>
          <w:trHeight w:val="360"/>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0343D497" w14:textId="77777777" w:rsidR="00823210" w:rsidRPr="006807FD" w:rsidRDefault="00823210" w:rsidP="00694B49">
            <w:pPr>
              <w:spacing w:line="259" w:lineRule="auto"/>
              <w:ind w:left="2"/>
              <w:rPr>
                <w:rFonts w:ascii="Arial" w:hAnsi="Arial" w:cs="Arial"/>
                <w:sz w:val="22"/>
                <w:szCs w:val="22"/>
                <w:lang w:val="en-GB"/>
              </w:rPr>
            </w:pPr>
            <w:r w:rsidRPr="0057264D">
              <w:rPr>
                <w:rFonts w:ascii="Arial" w:hAnsi="Arial" w:cs="Arial"/>
                <w:b/>
                <w:sz w:val="22"/>
                <w:szCs w:val="22"/>
                <w:lang w:val="en-GB"/>
              </w:rPr>
              <w:t>S-</w:t>
            </w:r>
            <w:r w:rsidRPr="001E6FE9">
              <w:rPr>
                <w:rFonts w:ascii="Arial" w:hAnsi="Arial" w:cs="Arial"/>
                <w:b/>
                <w:sz w:val="22"/>
                <w:szCs w:val="22"/>
                <w:lang w:val="en-GB"/>
              </w:rPr>
              <w:t>4</w:t>
            </w:r>
            <w:r w:rsidRPr="003625E9">
              <w:rPr>
                <w:rFonts w:ascii="Arial" w:hAnsi="Arial" w:cs="Arial"/>
                <w:b/>
                <w:sz w:val="22"/>
                <w:szCs w:val="22"/>
                <w:lang w:val="en-GB"/>
              </w:rPr>
              <w:t>01 Role</w:t>
            </w:r>
            <w:r w:rsidRPr="003625E9">
              <w:rPr>
                <w:rFonts w:ascii="Arial" w:hAnsi="Arial" w:cs="Arial"/>
                <w:sz w:val="18"/>
                <w:szCs w:val="22"/>
                <w:lang w:val="en-GB"/>
              </w:rPr>
              <w:t xml:space="preserve"> </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5C3F50E9" w14:textId="77777777" w:rsidR="00823210" w:rsidRPr="00561E3F" w:rsidRDefault="00823210" w:rsidP="00694B49">
            <w:pPr>
              <w:spacing w:line="259" w:lineRule="auto"/>
              <w:ind w:left="2"/>
              <w:rPr>
                <w:rFonts w:ascii="Arial" w:hAnsi="Arial" w:cs="Arial"/>
                <w:sz w:val="22"/>
                <w:szCs w:val="22"/>
                <w:lang w:val="en-GB"/>
              </w:rPr>
            </w:pPr>
            <w:r w:rsidRPr="006515C4">
              <w:rPr>
                <w:rFonts w:ascii="Arial" w:hAnsi="Arial" w:cs="Arial"/>
                <w:b/>
                <w:sz w:val="22"/>
                <w:szCs w:val="22"/>
                <w:lang w:val="en-GB"/>
              </w:rPr>
              <w:t>Association Type</w:t>
            </w:r>
            <w:r w:rsidRPr="007B7F2B">
              <w:rPr>
                <w:rFonts w:ascii="Arial" w:hAnsi="Arial" w:cs="Arial"/>
                <w:i/>
                <w:sz w:val="18"/>
                <w:szCs w:val="22"/>
                <w:lang w:val="en-GB"/>
              </w:rPr>
              <w:t xml:space="preserve"> </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040FF35C" w14:textId="77777777" w:rsidR="00823210" w:rsidRPr="003B3BE9" w:rsidRDefault="00823210" w:rsidP="00694B49">
            <w:pPr>
              <w:spacing w:line="259" w:lineRule="auto"/>
              <w:ind w:left="2"/>
              <w:rPr>
                <w:rFonts w:ascii="Arial" w:hAnsi="Arial" w:cs="Arial"/>
                <w:sz w:val="22"/>
                <w:szCs w:val="22"/>
                <w:lang w:val="en-GB"/>
              </w:rPr>
            </w:pPr>
            <w:r w:rsidRPr="00561E3F">
              <w:rPr>
                <w:rFonts w:ascii="Arial" w:hAnsi="Arial" w:cs="Arial"/>
                <w:b/>
                <w:sz w:val="22"/>
                <w:szCs w:val="22"/>
                <w:lang w:val="en-GB"/>
              </w:rPr>
              <w:t>Associated to</w:t>
            </w:r>
            <w:r w:rsidRPr="003B3BE9">
              <w:rPr>
                <w:rFonts w:ascii="Arial" w:hAnsi="Arial" w:cs="Arial"/>
                <w:sz w:val="18"/>
                <w:szCs w:val="22"/>
                <w:lang w:val="en-GB"/>
              </w:rPr>
              <w:t xml:space="preserve"> </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72F7CC70" w14:textId="77777777" w:rsidR="00823210" w:rsidRPr="00C54ABA" w:rsidRDefault="00823210" w:rsidP="00694B49">
            <w:pPr>
              <w:spacing w:line="259" w:lineRule="auto"/>
              <w:rPr>
                <w:rFonts w:ascii="Arial" w:hAnsi="Arial" w:cs="Arial"/>
                <w:sz w:val="22"/>
                <w:szCs w:val="22"/>
                <w:lang w:val="en-GB"/>
              </w:rPr>
            </w:pPr>
            <w:r w:rsidRPr="004253C0">
              <w:rPr>
                <w:rFonts w:ascii="Arial" w:hAnsi="Arial" w:cs="Arial"/>
                <w:b/>
                <w:sz w:val="22"/>
                <w:szCs w:val="22"/>
                <w:lang w:val="en-GB"/>
              </w:rPr>
              <w:t>Type</w:t>
            </w:r>
            <w:r w:rsidRPr="004253C0">
              <w:rPr>
                <w:rFonts w:ascii="Arial" w:hAnsi="Arial" w:cs="Arial"/>
                <w:sz w:val="18"/>
                <w:szCs w:val="22"/>
                <w:lang w:val="en-GB"/>
              </w:rPr>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76AD17C" w14:textId="77777777" w:rsidR="00823210" w:rsidRPr="0057264D" w:rsidRDefault="00823210" w:rsidP="00694B49">
            <w:pPr>
              <w:spacing w:line="259" w:lineRule="auto"/>
              <w:rPr>
                <w:rFonts w:ascii="Arial" w:hAnsi="Arial" w:cs="Arial"/>
                <w:sz w:val="22"/>
                <w:szCs w:val="22"/>
                <w:lang w:val="en-GB"/>
              </w:rPr>
            </w:pPr>
            <w:r w:rsidRPr="00C54ABA">
              <w:rPr>
                <w:rFonts w:ascii="Arial" w:hAnsi="Arial" w:cs="Arial"/>
                <w:b/>
                <w:sz w:val="22"/>
                <w:szCs w:val="22"/>
                <w:lang w:val="en-GB"/>
              </w:rPr>
              <w:t>Multiplicity</w:t>
            </w:r>
            <w:r w:rsidRPr="0057264D">
              <w:rPr>
                <w:rFonts w:ascii="Arial" w:hAnsi="Arial" w:cs="Arial"/>
                <w:sz w:val="18"/>
                <w:szCs w:val="22"/>
                <w:lang w:val="en-GB"/>
              </w:rPr>
              <w:t xml:space="preserve"> </w:t>
            </w:r>
          </w:p>
        </w:tc>
      </w:tr>
      <w:tr w:rsidR="00823210" w:rsidRPr="0057264D" w14:paraId="72AC9A40" w14:textId="77777777" w:rsidTr="00694B49">
        <w:tblPrEx>
          <w:tblCellMar>
            <w:top w:w="12" w:type="dxa"/>
          </w:tblCellMar>
        </w:tblPrEx>
        <w:trPr>
          <w:trHeight w:val="545"/>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5C9D7635" w14:textId="77777777" w:rsidR="00823210" w:rsidRPr="001E6FE9" w:rsidRDefault="00823210" w:rsidP="00694B49">
            <w:pPr>
              <w:spacing w:line="259" w:lineRule="auto"/>
              <w:ind w:left="2"/>
              <w:rPr>
                <w:rFonts w:ascii="Arial" w:hAnsi="Arial" w:cs="Arial"/>
                <w:sz w:val="22"/>
                <w:szCs w:val="22"/>
                <w:lang w:val="en-GB"/>
              </w:rPr>
            </w:pPr>
            <w:r>
              <w:rPr>
                <w:rFonts w:ascii="Arial" w:hAnsi="Arial" w:cs="Arial"/>
                <w:sz w:val="18"/>
                <w:szCs w:val="22"/>
                <w:lang w:val="en-GB"/>
              </w:rPr>
              <w:t xml:space="preserve">The </w:t>
            </w:r>
            <w:r w:rsidRPr="0057264D">
              <w:rPr>
                <w:rFonts w:ascii="Arial" w:hAnsi="Arial" w:cs="Arial"/>
                <w:sz w:val="18"/>
                <w:szCs w:val="22"/>
                <w:lang w:val="en-GB"/>
              </w:rPr>
              <w:t xml:space="preserve">Component </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1FCCAF8A" w14:textId="77777777" w:rsidR="00823210" w:rsidRPr="006807FD" w:rsidRDefault="00823210" w:rsidP="00694B49">
            <w:pPr>
              <w:spacing w:line="259" w:lineRule="auto"/>
              <w:ind w:left="2"/>
              <w:rPr>
                <w:rFonts w:ascii="Arial" w:hAnsi="Arial" w:cs="Arial"/>
                <w:sz w:val="22"/>
                <w:szCs w:val="22"/>
                <w:lang w:val="en-GB"/>
              </w:rPr>
            </w:pPr>
            <w:r w:rsidRPr="00513D48">
              <w:rPr>
                <w:rFonts w:ascii="Arial" w:hAnsi="Arial" w:cs="Arial"/>
                <w:b/>
                <w:sz w:val="18"/>
                <w:szCs w:val="22"/>
                <w:lang w:val="en-GB"/>
              </w:rPr>
              <w:t>Bridge Aggr</w:t>
            </w:r>
            <w:r w:rsidRPr="003625E9">
              <w:rPr>
                <w:rFonts w:ascii="Arial" w:hAnsi="Arial" w:cs="Arial"/>
                <w:b/>
                <w:sz w:val="18"/>
                <w:szCs w:val="22"/>
                <w:lang w:val="en-GB"/>
              </w:rPr>
              <w:t>egation</w:t>
            </w:r>
            <w:r w:rsidRPr="003625E9">
              <w:rPr>
                <w:rFonts w:ascii="Arial" w:hAnsi="Arial" w:cs="Arial"/>
                <w:sz w:val="18"/>
                <w:szCs w:val="22"/>
                <w:lang w:val="en-GB"/>
              </w:rPr>
              <w:t xml:space="preserve"> (see clause </w:t>
            </w:r>
          </w:p>
          <w:p w14:paraId="0A770446" w14:textId="77777777" w:rsidR="00823210" w:rsidRPr="00513D48" w:rsidRDefault="00823210" w:rsidP="00694B49">
            <w:pPr>
              <w:spacing w:line="259" w:lineRule="auto"/>
              <w:ind w:left="2"/>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_Ref172553161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25.3</w:t>
            </w:r>
            <w:r>
              <w:rPr>
                <w:rFonts w:ascii="Arial" w:hAnsi="Arial" w:cs="Arial"/>
                <w:sz w:val="18"/>
                <w:szCs w:val="22"/>
                <w:lang w:val="en-GB"/>
              </w:rPr>
              <w:fldChar w:fldCharType="end"/>
            </w:r>
            <w:r w:rsidRPr="0057264D">
              <w:rPr>
                <w:rFonts w:ascii="Arial" w:hAnsi="Arial" w:cs="Arial"/>
                <w:sz w:val="18"/>
                <w:szCs w:val="22"/>
                <w:lang w:val="en-GB"/>
              </w:rPr>
              <w:t>)</w:t>
            </w:r>
            <w:r w:rsidRPr="001E6FE9">
              <w:rPr>
                <w:rFonts w:ascii="Arial" w:hAnsi="Arial" w:cs="Arial"/>
                <w:b/>
                <w:sz w:val="18"/>
                <w:szCs w:val="22"/>
                <w:lang w:val="en-GB"/>
              </w:rPr>
              <w:t xml:space="preserve"> </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12EB9B51" w14:textId="77777777" w:rsidR="00823210" w:rsidRPr="003625E9" w:rsidRDefault="00823210" w:rsidP="00694B49">
            <w:pPr>
              <w:spacing w:line="259" w:lineRule="auto"/>
              <w:ind w:left="2"/>
              <w:rPr>
                <w:rFonts w:ascii="Arial" w:hAnsi="Arial" w:cs="Arial"/>
                <w:sz w:val="22"/>
                <w:szCs w:val="22"/>
                <w:lang w:val="en-GB"/>
              </w:rPr>
            </w:pPr>
            <w:r w:rsidRPr="003625E9">
              <w:rPr>
                <w:rFonts w:ascii="Arial" w:hAnsi="Arial" w:cs="Arial"/>
                <w:b/>
                <w:sz w:val="18"/>
                <w:szCs w:val="22"/>
                <w:lang w:val="en-GB"/>
              </w:rPr>
              <w:t xml:space="preserve">Bridge </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73B23A81" w14:textId="77777777" w:rsidR="00823210" w:rsidRPr="006515C4" w:rsidRDefault="00823210" w:rsidP="00694B49">
            <w:pPr>
              <w:spacing w:line="259" w:lineRule="auto"/>
              <w:rPr>
                <w:rFonts w:ascii="Arial" w:hAnsi="Arial" w:cs="Arial"/>
                <w:sz w:val="22"/>
                <w:szCs w:val="22"/>
                <w:lang w:val="en-GB"/>
              </w:rPr>
            </w:pPr>
            <w:r>
              <w:rPr>
                <w:rFonts w:ascii="Arial" w:hAnsi="Arial" w:cs="Arial"/>
                <w:sz w:val="18"/>
                <w:szCs w:val="22"/>
                <w:lang w:val="en-GB"/>
              </w:rPr>
              <w:t>Association</w:t>
            </w:r>
            <w:r w:rsidRPr="006807FD">
              <w:rPr>
                <w:rFonts w:ascii="Arial" w:hAnsi="Arial" w:cs="Arial"/>
                <w:sz w:val="18"/>
                <w:szCs w:val="22"/>
                <w:lang w:val="en-GB"/>
              </w:rPr>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7B5D07" w14:textId="77777777" w:rsidR="00823210" w:rsidRPr="00561E3F" w:rsidRDefault="00823210" w:rsidP="00694B49">
            <w:pPr>
              <w:spacing w:line="259" w:lineRule="auto"/>
              <w:rPr>
                <w:rFonts w:ascii="Arial" w:hAnsi="Arial" w:cs="Arial"/>
                <w:sz w:val="22"/>
                <w:szCs w:val="22"/>
                <w:lang w:val="en-GB"/>
              </w:rPr>
            </w:pPr>
            <w:r w:rsidRPr="007B7F2B">
              <w:rPr>
                <w:rFonts w:ascii="Arial" w:hAnsi="Arial" w:cs="Arial"/>
                <w:sz w:val="18"/>
                <w:szCs w:val="22"/>
                <w:lang w:val="en-GB"/>
              </w:rPr>
              <w:t xml:space="preserve">0,* </w:t>
            </w:r>
          </w:p>
        </w:tc>
      </w:tr>
      <w:tr w:rsidR="00823210" w:rsidRPr="0057264D" w14:paraId="4E3E2BA5" w14:textId="77777777" w:rsidTr="00694B49">
        <w:tblPrEx>
          <w:tblCellMar>
            <w:top w:w="12" w:type="dxa"/>
          </w:tblCellMar>
        </w:tblPrEx>
        <w:trPr>
          <w:trHeight w:val="545"/>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62A678BE" w14:textId="77777777" w:rsidR="00823210" w:rsidRDefault="00823210" w:rsidP="00694B49">
            <w:pPr>
              <w:spacing w:line="259" w:lineRule="auto"/>
              <w:ind w:left="2"/>
              <w:rPr>
                <w:rFonts w:ascii="Arial" w:hAnsi="Arial" w:cs="Arial"/>
                <w:sz w:val="18"/>
                <w:szCs w:val="22"/>
                <w:lang w:val="en-GB"/>
              </w:rPr>
            </w:pPr>
            <w:r>
              <w:rPr>
                <w:rFonts w:ascii="Arial" w:hAnsi="Arial" w:cs="Arial"/>
                <w:sz w:val="18"/>
                <w:szCs w:val="22"/>
                <w:lang w:val="en-GB"/>
              </w:rPr>
              <w:t>The Collection</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2772F5A7" w14:textId="77777777" w:rsidR="00823210" w:rsidRPr="00700485" w:rsidRDefault="00823210" w:rsidP="00694B49">
            <w:pPr>
              <w:spacing w:line="259" w:lineRule="auto"/>
              <w:ind w:left="2"/>
              <w:rPr>
                <w:rFonts w:ascii="Arial" w:hAnsi="Arial" w:cs="Arial"/>
                <w:sz w:val="18"/>
                <w:szCs w:val="22"/>
                <w:lang w:val="en-GB"/>
              </w:rPr>
            </w:pPr>
            <w:r>
              <w:rPr>
                <w:rFonts w:ascii="Arial" w:hAnsi="Arial" w:cs="Arial"/>
                <w:b/>
                <w:sz w:val="18"/>
                <w:szCs w:val="22"/>
                <w:lang w:val="en-GB"/>
              </w:rPr>
              <w:t xml:space="preserve">Bridge Arch Association </w:t>
            </w:r>
            <w:r>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_Ref193190996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25.20</w:t>
            </w:r>
            <w:r>
              <w:rPr>
                <w:rFonts w:ascii="Arial" w:hAnsi="Arial" w:cs="Arial"/>
                <w:sz w:val="18"/>
                <w:szCs w:val="22"/>
                <w:lang w:val="en-GB"/>
              </w:rPr>
              <w:fldChar w:fldCharType="end"/>
            </w:r>
            <w:r>
              <w:rPr>
                <w:rFonts w:ascii="Arial" w:hAnsi="Arial" w:cs="Arial"/>
                <w:sz w:val="18"/>
                <w:szCs w:val="22"/>
                <w:lang w:val="en-GB"/>
              </w:rPr>
              <w:t>)</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0046DF57" w14:textId="77777777" w:rsidR="00823210" w:rsidRPr="003625E9" w:rsidRDefault="00823210" w:rsidP="00694B49">
            <w:pPr>
              <w:spacing w:line="259" w:lineRule="auto"/>
              <w:ind w:left="2"/>
              <w:rPr>
                <w:rFonts w:ascii="Arial" w:hAnsi="Arial" w:cs="Arial"/>
                <w:b/>
                <w:sz w:val="18"/>
                <w:szCs w:val="22"/>
                <w:lang w:val="en-GB"/>
              </w:rPr>
            </w:pPr>
            <w:r>
              <w:rPr>
                <w:rFonts w:ascii="Arial" w:hAnsi="Arial" w:cs="Arial"/>
                <w:b/>
                <w:sz w:val="18"/>
                <w:szCs w:val="22"/>
                <w:lang w:val="en-GB"/>
              </w:rPr>
              <w:t>Span Fixed</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39F2ADA6" w14:textId="77777777" w:rsidR="00823210" w:rsidRDefault="00823210" w:rsidP="00694B49">
            <w:pPr>
              <w:spacing w:line="259" w:lineRule="auto"/>
              <w:rPr>
                <w:rFonts w:ascii="Arial" w:hAnsi="Arial" w:cs="Arial"/>
                <w:sz w:val="18"/>
                <w:szCs w:val="22"/>
                <w:lang w:val="en-GB"/>
              </w:rPr>
            </w:pPr>
            <w:r>
              <w:rPr>
                <w:rFonts w:ascii="Arial" w:hAnsi="Arial" w:cs="Arial"/>
                <w:sz w:val="18"/>
                <w:szCs w:val="22"/>
                <w:lang w:val="en-GB"/>
              </w:rPr>
              <w:t>Aggregation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FC971E" w14:textId="77777777" w:rsidR="00823210" w:rsidRPr="007B7F2B" w:rsidRDefault="00823210" w:rsidP="00694B49">
            <w:pPr>
              <w:spacing w:line="259" w:lineRule="auto"/>
              <w:rPr>
                <w:rFonts w:ascii="Arial" w:hAnsi="Arial" w:cs="Arial"/>
                <w:sz w:val="18"/>
                <w:szCs w:val="22"/>
                <w:lang w:val="en-GB"/>
              </w:rPr>
            </w:pPr>
            <w:r>
              <w:rPr>
                <w:rFonts w:ascii="Arial" w:hAnsi="Arial" w:cs="Arial"/>
                <w:sz w:val="18"/>
                <w:szCs w:val="22"/>
                <w:lang w:val="en-GB"/>
              </w:rPr>
              <w:t>0,1</w:t>
            </w:r>
          </w:p>
        </w:tc>
      </w:tr>
      <w:tr w:rsidR="00823210" w:rsidRPr="0057264D" w14:paraId="6A5F9505" w14:textId="77777777" w:rsidTr="00694B49">
        <w:tblPrEx>
          <w:tblCellMar>
            <w:top w:w="12" w:type="dxa"/>
          </w:tblCellMar>
        </w:tblPrEx>
        <w:trPr>
          <w:trHeight w:val="545"/>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421D394D" w14:textId="77777777" w:rsidR="00823210" w:rsidRDefault="00823210" w:rsidP="00694B49">
            <w:pPr>
              <w:spacing w:line="259" w:lineRule="auto"/>
              <w:ind w:left="2"/>
              <w:rPr>
                <w:rFonts w:ascii="Arial" w:hAnsi="Arial" w:cs="Arial"/>
                <w:sz w:val="18"/>
                <w:szCs w:val="22"/>
                <w:lang w:val="en-GB"/>
              </w:rPr>
            </w:pPr>
            <w:r>
              <w:rPr>
                <w:rFonts w:ascii="Arial" w:hAnsi="Arial" w:cs="Arial"/>
                <w:sz w:val="18"/>
                <w:szCs w:val="22"/>
                <w:lang w:val="en-GB"/>
              </w:rPr>
              <w:t>The Component</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762C0913" w14:textId="77777777" w:rsidR="00823210" w:rsidRDefault="00823210" w:rsidP="00694B49">
            <w:pPr>
              <w:spacing w:line="259" w:lineRule="auto"/>
              <w:ind w:left="2"/>
              <w:rPr>
                <w:rFonts w:ascii="Arial" w:hAnsi="Arial" w:cs="Arial"/>
                <w:b/>
                <w:sz w:val="18"/>
                <w:szCs w:val="22"/>
                <w:lang w:val="en-GB"/>
              </w:rPr>
            </w:pPr>
            <w:r>
              <w:rPr>
                <w:rFonts w:ascii="Arial" w:hAnsi="Arial" w:cs="Arial"/>
                <w:b/>
                <w:sz w:val="18"/>
                <w:szCs w:val="22"/>
                <w:lang w:val="en-GB"/>
              </w:rPr>
              <w:t xml:space="preserve">Bridge Arch Association </w:t>
            </w:r>
            <w:r>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_Ref193190996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25.20</w:t>
            </w:r>
            <w:r>
              <w:rPr>
                <w:rFonts w:ascii="Arial" w:hAnsi="Arial" w:cs="Arial"/>
                <w:sz w:val="18"/>
                <w:szCs w:val="22"/>
                <w:lang w:val="en-GB"/>
              </w:rPr>
              <w:fldChar w:fldCharType="end"/>
            </w:r>
            <w:r>
              <w:rPr>
                <w:rFonts w:ascii="Arial" w:hAnsi="Arial" w:cs="Arial"/>
                <w:sz w:val="18"/>
                <w:szCs w:val="22"/>
                <w:lang w:val="en-GB"/>
              </w:rPr>
              <w:t>)</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12651065" w14:textId="77777777" w:rsidR="00823210" w:rsidRDefault="00823210" w:rsidP="00694B49">
            <w:pPr>
              <w:spacing w:line="259" w:lineRule="auto"/>
              <w:ind w:left="2"/>
              <w:rPr>
                <w:rFonts w:ascii="Arial" w:hAnsi="Arial" w:cs="Arial"/>
                <w:b/>
                <w:sz w:val="18"/>
                <w:szCs w:val="22"/>
                <w:lang w:val="en-GB"/>
              </w:rPr>
            </w:pPr>
            <w:r>
              <w:rPr>
                <w:rFonts w:ascii="Arial" w:hAnsi="Arial" w:cs="Arial"/>
                <w:b/>
                <w:sz w:val="18"/>
                <w:szCs w:val="22"/>
                <w:lang w:val="en-GB"/>
              </w:rPr>
              <w:t>Span Fixed</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4A32BB26" w14:textId="77777777" w:rsidR="00823210" w:rsidRDefault="00823210" w:rsidP="00694B49">
            <w:pPr>
              <w:spacing w:line="259" w:lineRule="auto"/>
              <w:rPr>
                <w:rFonts w:ascii="Arial" w:hAnsi="Arial" w:cs="Arial"/>
                <w:sz w:val="18"/>
                <w:szCs w:val="22"/>
                <w:lang w:val="en-GB"/>
              </w:rPr>
            </w:pPr>
            <w:r>
              <w:rPr>
                <w:rFonts w:ascii="Arial" w:hAnsi="Arial" w:cs="Arial"/>
                <w:sz w:val="18"/>
                <w:szCs w:val="22"/>
                <w:lang w:val="en-GB"/>
              </w:rPr>
              <w:t>Association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426D16" w14:textId="77777777" w:rsidR="00823210" w:rsidRDefault="00823210" w:rsidP="00694B49">
            <w:pPr>
              <w:spacing w:line="259" w:lineRule="auto"/>
              <w:rPr>
                <w:rFonts w:ascii="Arial" w:hAnsi="Arial" w:cs="Arial"/>
                <w:sz w:val="18"/>
                <w:szCs w:val="22"/>
                <w:lang w:val="en-GB"/>
              </w:rPr>
            </w:pPr>
            <w:r>
              <w:rPr>
                <w:rFonts w:ascii="Arial" w:hAnsi="Arial" w:cs="Arial"/>
                <w:sz w:val="18"/>
                <w:szCs w:val="22"/>
                <w:lang w:val="en-GB"/>
              </w:rPr>
              <w:t>0,*</w:t>
            </w:r>
          </w:p>
        </w:tc>
      </w:tr>
      <w:tr w:rsidR="00823210" w:rsidRPr="0057264D" w14:paraId="76F4350F" w14:textId="77777777" w:rsidTr="00694B49">
        <w:tblPrEx>
          <w:tblCellMar>
            <w:top w:w="12" w:type="dxa"/>
          </w:tblCellMar>
        </w:tblPrEx>
        <w:trPr>
          <w:trHeight w:val="545"/>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6FE4CB36" w14:textId="77777777" w:rsidR="00823210" w:rsidRDefault="00823210" w:rsidP="00694B49">
            <w:pPr>
              <w:spacing w:line="259" w:lineRule="auto"/>
              <w:ind w:left="2"/>
              <w:rPr>
                <w:rFonts w:ascii="Arial" w:hAnsi="Arial" w:cs="Arial"/>
                <w:sz w:val="18"/>
                <w:szCs w:val="22"/>
                <w:lang w:val="en-GB"/>
              </w:rPr>
            </w:pPr>
            <w:r>
              <w:rPr>
                <w:rFonts w:ascii="Arial" w:hAnsi="Arial" w:cs="Arial"/>
                <w:sz w:val="18"/>
                <w:szCs w:val="22"/>
                <w:lang w:val="en-GB"/>
              </w:rPr>
              <w:t>The Component</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3754D41F" w14:textId="77777777" w:rsidR="00823210" w:rsidRDefault="00823210" w:rsidP="00694B49">
            <w:pPr>
              <w:spacing w:line="259" w:lineRule="auto"/>
              <w:ind w:left="2"/>
              <w:rPr>
                <w:rFonts w:ascii="Arial" w:hAnsi="Arial" w:cs="Arial"/>
                <w:b/>
                <w:sz w:val="18"/>
                <w:szCs w:val="22"/>
                <w:lang w:val="en-GB"/>
              </w:rPr>
            </w:pPr>
            <w:r>
              <w:rPr>
                <w:rFonts w:ascii="Arial" w:hAnsi="Arial" w:cs="Arial"/>
                <w:b/>
                <w:sz w:val="18"/>
                <w:szCs w:val="22"/>
                <w:lang w:val="en-GB"/>
              </w:rPr>
              <w:t xml:space="preserve">Lock Aggregation </w:t>
            </w:r>
            <w:r>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_Ref193195894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25.23</w:t>
            </w:r>
            <w:r>
              <w:rPr>
                <w:rFonts w:ascii="Arial" w:hAnsi="Arial" w:cs="Arial"/>
                <w:sz w:val="18"/>
                <w:szCs w:val="22"/>
                <w:lang w:val="en-GB"/>
              </w:rPr>
              <w:fldChar w:fldCharType="end"/>
            </w:r>
            <w:r>
              <w:rPr>
                <w:rFonts w:ascii="Arial" w:hAnsi="Arial" w:cs="Arial"/>
                <w:sz w:val="18"/>
                <w:szCs w:val="22"/>
                <w:lang w:val="en-GB"/>
              </w:rPr>
              <w:t>)</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4C5A8CB1" w14:textId="77777777" w:rsidR="00823210" w:rsidRDefault="00823210" w:rsidP="00694B49">
            <w:pPr>
              <w:spacing w:line="259" w:lineRule="auto"/>
              <w:ind w:left="2"/>
              <w:rPr>
                <w:rFonts w:ascii="Arial" w:hAnsi="Arial" w:cs="Arial"/>
                <w:b/>
                <w:sz w:val="18"/>
                <w:szCs w:val="22"/>
                <w:lang w:val="en-GB"/>
              </w:rPr>
            </w:pPr>
            <w:r>
              <w:rPr>
                <w:rFonts w:ascii="Arial" w:hAnsi="Arial" w:cs="Arial"/>
                <w:b/>
                <w:sz w:val="18"/>
                <w:szCs w:val="22"/>
                <w:lang w:val="en-GB"/>
              </w:rPr>
              <w:t>Lock Basin</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48D43D90" w14:textId="77777777" w:rsidR="00823210" w:rsidRDefault="00823210" w:rsidP="00694B49">
            <w:pPr>
              <w:spacing w:line="259" w:lineRule="auto"/>
              <w:rPr>
                <w:rFonts w:ascii="Arial" w:hAnsi="Arial" w:cs="Arial"/>
                <w:sz w:val="18"/>
                <w:szCs w:val="22"/>
                <w:lang w:val="en-GB"/>
              </w:rPr>
            </w:pPr>
            <w:r>
              <w:rPr>
                <w:rFonts w:ascii="Arial" w:hAnsi="Arial" w:cs="Arial"/>
                <w:sz w:val="18"/>
                <w:szCs w:val="22"/>
                <w:lang w:val="en-GB"/>
              </w:rPr>
              <w:t>Association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14AA04C" w14:textId="77777777" w:rsidR="00823210" w:rsidRDefault="00823210" w:rsidP="00694B49">
            <w:pPr>
              <w:spacing w:line="259" w:lineRule="auto"/>
              <w:rPr>
                <w:rFonts w:ascii="Arial" w:hAnsi="Arial" w:cs="Arial"/>
                <w:sz w:val="18"/>
                <w:szCs w:val="22"/>
                <w:lang w:val="en-GB"/>
              </w:rPr>
            </w:pPr>
            <w:r>
              <w:rPr>
                <w:rFonts w:ascii="Arial" w:hAnsi="Arial" w:cs="Arial"/>
                <w:sz w:val="18"/>
                <w:szCs w:val="22"/>
                <w:lang w:val="en-GB"/>
              </w:rPr>
              <w:t>0,*</w:t>
            </w:r>
          </w:p>
        </w:tc>
      </w:tr>
      <w:tr w:rsidR="00823210" w:rsidRPr="0057264D" w14:paraId="75662863" w14:textId="77777777" w:rsidTr="00694B49">
        <w:tblPrEx>
          <w:tblCellMar>
            <w:top w:w="12" w:type="dxa"/>
          </w:tblCellMar>
        </w:tblPrEx>
        <w:trPr>
          <w:trHeight w:val="2199"/>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11A47C29" w14:textId="77777777" w:rsidR="00823210" w:rsidRPr="001E6FE9" w:rsidRDefault="00823210" w:rsidP="00694B49">
            <w:pPr>
              <w:spacing w:line="259" w:lineRule="auto"/>
              <w:ind w:left="2"/>
              <w:rPr>
                <w:rFonts w:ascii="Arial" w:hAnsi="Arial" w:cs="Arial"/>
                <w:sz w:val="22"/>
                <w:szCs w:val="22"/>
                <w:lang w:val="en-GB"/>
              </w:rPr>
            </w:pPr>
            <w:r>
              <w:rPr>
                <w:rFonts w:ascii="Arial" w:hAnsi="Arial" w:cs="Arial"/>
                <w:sz w:val="18"/>
                <w:szCs w:val="22"/>
                <w:lang w:val="en-GB"/>
              </w:rPr>
              <w:t>The Structure</w:t>
            </w:r>
            <w:r w:rsidRPr="0057264D">
              <w:rPr>
                <w:rFonts w:ascii="Arial" w:hAnsi="Arial" w:cs="Arial"/>
                <w:sz w:val="18"/>
                <w:szCs w:val="22"/>
                <w:lang w:val="en-GB"/>
              </w:rPr>
              <w:t xml:space="preserve"> </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6E3BE02C"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b/>
                <w:sz w:val="18"/>
                <w:szCs w:val="22"/>
                <w:lang w:val="en-GB"/>
              </w:rPr>
              <w:t>Structure/Equipment</w:t>
            </w:r>
            <w:r w:rsidRPr="003625E9">
              <w:rPr>
                <w:rFonts w:ascii="Arial" w:hAnsi="Arial" w:cs="Arial"/>
                <w:sz w:val="18"/>
                <w:szCs w:val="22"/>
                <w:lang w:val="en-GB"/>
              </w:rPr>
              <w:t xml:space="preserve"> (see clause </w:t>
            </w:r>
          </w:p>
          <w:p w14:paraId="0A13E96E" w14:textId="77777777" w:rsidR="00823210" w:rsidRPr="007B7F2B" w:rsidRDefault="00823210" w:rsidP="00694B49">
            <w:pPr>
              <w:spacing w:line="259" w:lineRule="auto"/>
              <w:ind w:left="2"/>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_Ref172549336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25.12</w:t>
            </w:r>
            <w:r>
              <w:rPr>
                <w:rFonts w:ascii="Arial" w:hAnsi="Arial" w:cs="Arial"/>
                <w:sz w:val="18"/>
                <w:szCs w:val="22"/>
                <w:lang w:val="en-GB"/>
              </w:rPr>
              <w:fldChar w:fldCharType="end"/>
            </w:r>
            <w:r w:rsidRPr="006807FD">
              <w:rPr>
                <w:rFonts w:ascii="Arial" w:hAnsi="Arial" w:cs="Arial"/>
                <w:sz w:val="18"/>
                <w:szCs w:val="22"/>
                <w:lang w:val="en-GB"/>
              </w:rPr>
              <w:t>)</w:t>
            </w:r>
            <w:r w:rsidRPr="006515C4">
              <w:rPr>
                <w:rFonts w:ascii="Arial" w:hAnsi="Arial" w:cs="Arial"/>
                <w:b/>
                <w:sz w:val="18"/>
                <w:szCs w:val="22"/>
                <w:lang w:val="en-GB"/>
              </w:rPr>
              <w:t xml:space="preserve"> </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38EED496" w14:textId="77777777" w:rsidR="00823210" w:rsidRPr="004253C0" w:rsidRDefault="00823210" w:rsidP="00694B49">
            <w:pPr>
              <w:spacing w:line="259" w:lineRule="auto"/>
              <w:ind w:left="2"/>
              <w:rPr>
                <w:rFonts w:ascii="Arial" w:hAnsi="Arial" w:cs="Arial"/>
                <w:sz w:val="22"/>
                <w:szCs w:val="22"/>
                <w:lang w:val="en-GB"/>
              </w:rPr>
            </w:pPr>
            <w:r w:rsidRPr="00561E3F">
              <w:rPr>
                <w:rFonts w:ascii="Arial" w:hAnsi="Arial" w:cs="Arial"/>
                <w:b/>
                <w:sz w:val="18"/>
                <w:szCs w:val="22"/>
                <w:lang w:val="en-GB"/>
              </w:rPr>
              <w:t>Daymark</w:t>
            </w:r>
            <w:r w:rsidRPr="00561E3F">
              <w:rPr>
                <w:rFonts w:ascii="Arial" w:hAnsi="Arial" w:cs="Arial"/>
                <w:sz w:val="18"/>
                <w:szCs w:val="22"/>
                <w:lang w:val="en-GB"/>
              </w:rPr>
              <w:t xml:space="preserve">, </w:t>
            </w:r>
            <w:r w:rsidRPr="003B3BE9">
              <w:rPr>
                <w:rFonts w:ascii="Arial" w:hAnsi="Arial" w:cs="Arial"/>
                <w:b/>
                <w:sz w:val="18"/>
                <w:szCs w:val="22"/>
                <w:lang w:val="en-GB"/>
              </w:rPr>
              <w:t>Distance Mark</w:t>
            </w:r>
            <w:r w:rsidRPr="003B3BE9">
              <w:rPr>
                <w:rFonts w:ascii="Arial" w:hAnsi="Arial" w:cs="Arial"/>
                <w:sz w:val="18"/>
                <w:szCs w:val="22"/>
                <w:lang w:val="en-GB"/>
              </w:rPr>
              <w:t xml:space="preserve">, </w:t>
            </w:r>
          </w:p>
          <w:p w14:paraId="3D5E5E1A" w14:textId="77777777" w:rsidR="00823210" w:rsidRPr="0057264D" w:rsidRDefault="00823210" w:rsidP="00694B49">
            <w:pPr>
              <w:spacing w:line="259" w:lineRule="auto"/>
              <w:ind w:left="2"/>
              <w:rPr>
                <w:rFonts w:ascii="Arial" w:hAnsi="Arial" w:cs="Arial"/>
                <w:sz w:val="22"/>
                <w:szCs w:val="22"/>
                <w:lang w:val="en-GB"/>
              </w:rPr>
            </w:pPr>
            <w:r w:rsidRPr="004253C0">
              <w:rPr>
                <w:rFonts w:ascii="Arial" w:hAnsi="Arial" w:cs="Arial"/>
                <w:b/>
                <w:sz w:val="18"/>
                <w:szCs w:val="22"/>
                <w:lang w:val="en-GB"/>
              </w:rPr>
              <w:t>Fog Signal</w:t>
            </w:r>
            <w:r w:rsidRPr="00C54ABA">
              <w:rPr>
                <w:rFonts w:ascii="Arial" w:hAnsi="Arial" w:cs="Arial"/>
                <w:sz w:val="18"/>
                <w:szCs w:val="22"/>
                <w:lang w:val="en-GB"/>
              </w:rPr>
              <w:t xml:space="preserve">, </w:t>
            </w:r>
            <w:r w:rsidRPr="00C54ABA">
              <w:rPr>
                <w:rFonts w:ascii="Arial" w:hAnsi="Arial" w:cs="Arial"/>
                <w:b/>
                <w:sz w:val="18"/>
                <w:szCs w:val="22"/>
                <w:lang w:val="en-GB"/>
              </w:rPr>
              <w:t xml:space="preserve">Light Air </w:t>
            </w:r>
          </w:p>
          <w:p w14:paraId="684CDC97" w14:textId="77777777" w:rsidR="00823210" w:rsidRPr="0057264D" w:rsidRDefault="00823210" w:rsidP="00694B49">
            <w:pPr>
              <w:spacing w:line="259" w:lineRule="auto"/>
              <w:ind w:left="2"/>
              <w:rPr>
                <w:rFonts w:ascii="Arial" w:hAnsi="Arial" w:cs="Arial"/>
                <w:sz w:val="22"/>
                <w:szCs w:val="22"/>
                <w:lang w:val="en-GB"/>
              </w:rPr>
            </w:pPr>
            <w:proofErr w:type="spellStart"/>
            <w:r w:rsidRPr="0057264D">
              <w:rPr>
                <w:rFonts w:ascii="Arial" w:hAnsi="Arial" w:cs="Arial"/>
                <w:b/>
                <w:sz w:val="18"/>
                <w:szCs w:val="22"/>
                <w:lang w:val="en-GB"/>
              </w:rPr>
              <w:t>Opstruction</w:t>
            </w:r>
            <w:proofErr w:type="spellEnd"/>
            <w:r w:rsidRPr="0057264D">
              <w:rPr>
                <w:rFonts w:ascii="Arial" w:hAnsi="Arial" w:cs="Arial"/>
                <w:sz w:val="18"/>
                <w:szCs w:val="22"/>
                <w:lang w:val="en-GB"/>
              </w:rPr>
              <w:t xml:space="preserve">, </w:t>
            </w:r>
            <w:r w:rsidRPr="0057264D">
              <w:rPr>
                <w:rFonts w:ascii="Arial" w:hAnsi="Arial" w:cs="Arial"/>
                <w:b/>
                <w:sz w:val="18"/>
                <w:szCs w:val="22"/>
                <w:lang w:val="en-GB"/>
              </w:rPr>
              <w:t xml:space="preserve">Light All </w:t>
            </w:r>
          </w:p>
          <w:p w14:paraId="67B78231" w14:textId="77777777" w:rsidR="00823210" w:rsidRPr="0057264D" w:rsidRDefault="00823210" w:rsidP="00694B49">
            <w:pPr>
              <w:spacing w:line="259" w:lineRule="auto"/>
              <w:ind w:left="2"/>
              <w:rPr>
                <w:rFonts w:ascii="Arial" w:hAnsi="Arial" w:cs="Arial"/>
                <w:sz w:val="22"/>
                <w:szCs w:val="22"/>
                <w:lang w:val="en-GB"/>
              </w:rPr>
            </w:pPr>
            <w:r w:rsidRPr="0057264D">
              <w:rPr>
                <w:rFonts w:ascii="Arial" w:hAnsi="Arial" w:cs="Arial"/>
                <w:b/>
                <w:sz w:val="18"/>
                <w:szCs w:val="22"/>
                <w:lang w:val="en-GB"/>
              </w:rPr>
              <w:t>Around</w:t>
            </w:r>
            <w:r w:rsidRPr="0057264D">
              <w:rPr>
                <w:rFonts w:ascii="Arial" w:hAnsi="Arial" w:cs="Arial"/>
                <w:sz w:val="18"/>
                <w:szCs w:val="22"/>
                <w:lang w:val="en-GB"/>
              </w:rPr>
              <w:t xml:space="preserve">, </w:t>
            </w:r>
            <w:r w:rsidRPr="0057264D">
              <w:rPr>
                <w:rFonts w:ascii="Arial" w:hAnsi="Arial" w:cs="Arial"/>
                <w:b/>
                <w:sz w:val="18"/>
                <w:szCs w:val="22"/>
                <w:lang w:val="en-GB"/>
              </w:rPr>
              <w:t>Light Sectored</w:t>
            </w:r>
            <w:r w:rsidRPr="0057264D">
              <w:rPr>
                <w:rFonts w:ascii="Arial" w:hAnsi="Arial" w:cs="Arial"/>
                <w:sz w:val="18"/>
                <w:szCs w:val="22"/>
                <w:lang w:val="en-GB"/>
              </w:rPr>
              <w:t xml:space="preserve">, </w:t>
            </w:r>
            <w:r>
              <w:rPr>
                <w:rFonts w:ascii="Arial" w:hAnsi="Arial" w:cs="Arial"/>
                <w:b/>
                <w:sz w:val="18"/>
                <w:szCs w:val="22"/>
                <w:lang w:val="en-GB"/>
              </w:rPr>
              <w:t xml:space="preserve">Notice Mark, </w:t>
            </w:r>
            <w:r w:rsidRPr="0057264D">
              <w:rPr>
                <w:rFonts w:ascii="Arial" w:hAnsi="Arial" w:cs="Arial"/>
                <w:b/>
                <w:sz w:val="18"/>
                <w:szCs w:val="22"/>
                <w:lang w:val="en-GB"/>
              </w:rPr>
              <w:t>Physical AIS Aid to Navigation</w:t>
            </w:r>
            <w:r w:rsidRPr="0057264D">
              <w:rPr>
                <w:rFonts w:ascii="Arial" w:hAnsi="Arial" w:cs="Arial"/>
                <w:sz w:val="18"/>
                <w:szCs w:val="22"/>
                <w:lang w:val="en-GB"/>
              </w:rPr>
              <w:t xml:space="preserve">, </w:t>
            </w:r>
            <w:r w:rsidRPr="0057264D">
              <w:rPr>
                <w:rFonts w:ascii="Arial" w:hAnsi="Arial" w:cs="Arial"/>
                <w:b/>
                <w:sz w:val="18"/>
                <w:szCs w:val="22"/>
                <w:lang w:val="en-GB"/>
              </w:rPr>
              <w:t xml:space="preserve">Radar </w:t>
            </w:r>
          </w:p>
          <w:p w14:paraId="060A7CE1" w14:textId="77777777" w:rsidR="00823210" w:rsidRPr="0057264D" w:rsidRDefault="00823210" w:rsidP="00694B49">
            <w:pPr>
              <w:spacing w:line="259" w:lineRule="auto"/>
              <w:ind w:left="2"/>
              <w:rPr>
                <w:rFonts w:ascii="Arial" w:hAnsi="Arial" w:cs="Arial"/>
                <w:sz w:val="22"/>
                <w:szCs w:val="22"/>
                <w:lang w:val="en-GB"/>
              </w:rPr>
            </w:pPr>
            <w:r w:rsidRPr="0057264D">
              <w:rPr>
                <w:rFonts w:ascii="Arial" w:hAnsi="Arial" w:cs="Arial"/>
                <w:b/>
                <w:sz w:val="18"/>
                <w:szCs w:val="22"/>
                <w:lang w:val="en-GB"/>
              </w:rPr>
              <w:t>Transponder Beacon</w:t>
            </w:r>
            <w:r w:rsidRPr="0057264D">
              <w:rPr>
                <w:rFonts w:ascii="Arial" w:hAnsi="Arial" w:cs="Arial"/>
                <w:sz w:val="18"/>
                <w:szCs w:val="22"/>
                <w:lang w:val="en-GB"/>
              </w:rPr>
              <w:t xml:space="preserve">, </w:t>
            </w:r>
          </w:p>
          <w:p w14:paraId="5B656681" w14:textId="77777777" w:rsidR="00823210" w:rsidRPr="0057264D" w:rsidRDefault="00823210" w:rsidP="00694B49">
            <w:pPr>
              <w:spacing w:line="259" w:lineRule="auto"/>
              <w:ind w:left="2"/>
              <w:rPr>
                <w:rFonts w:ascii="Arial" w:hAnsi="Arial" w:cs="Arial"/>
                <w:sz w:val="22"/>
                <w:szCs w:val="22"/>
                <w:lang w:val="en-GB"/>
              </w:rPr>
            </w:pPr>
            <w:r>
              <w:rPr>
                <w:rFonts w:ascii="Arial" w:hAnsi="Arial" w:cs="Arial"/>
                <w:b/>
                <w:sz w:val="18"/>
                <w:szCs w:val="22"/>
                <w:lang w:val="en-GB"/>
              </w:rPr>
              <w:t xml:space="preserve">Sensor, </w:t>
            </w:r>
            <w:r w:rsidRPr="0057264D">
              <w:rPr>
                <w:rFonts w:ascii="Arial" w:hAnsi="Arial" w:cs="Arial"/>
                <w:b/>
                <w:sz w:val="18"/>
                <w:szCs w:val="22"/>
                <w:lang w:val="en-GB"/>
              </w:rPr>
              <w:t>Signal Station Traffic</w:t>
            </w:r>
            <w:r w:rsidRPr="0057264D">
              <w:rPr>
                <w:rFonts w:ascii="Arial" w:hAnsi="Arial" w:cs="Arial"/>
                <w:sz w:val="18"/>
                <w:szCs w:val="22"/>
                <w:lang w:val="en-GB"/>
              </w:rPr>
              <w:t xml:space="preserve">, </w:t>
            </w:r>
            <w:r w:rsidRPr="0057264D">
              <w:rPr>
                <w:rFonts w:ascii="Arial" w:hAnsi="Arial" w:cs="Arial"/>
                <w:b/>
                <w:sz w:val="18"/>
                <w:szCs w:val="22"/>
                <w:lang w:val="en-GB"/>
              </w:rPr>
              <w:t xml:space="preserve">Signal </w:t>
            </w:r>
          </w:p>
          <w:p w14:paraId="5C1A477E" w14:textId="77777777" w:rsidR="00823210" w:rsidRPr="0057264D" w:rsidRDefault="00823210" w:rsidP="00694B49">
            <w:pPr>
              <w:spacing w:line="259" w:lineRule="auto"/>
              <w:ind w:left="2"/>
              <w:rPr>
                <w:rFonts w:ascii="Arial" w:hAnsi="Arial" w:cs="Arial"/>
                <w:sz w:val="22"/>
                <w:szCs w:val="22"/>
                <w:lang w:val="en-GB"/>
              </w:rPr>
            </w:pPr>
            <w:r w:rsidRPr="0057264D">
              <w:rPr>
                <w:rFonts w:ascii="Arial" w:hAnsi="Arial" w:cs="Arial"/>
                <w:b/>
                <w:sz w:val="18"/>
                <w:szCs w:val="22"/>
                <w:lang w:val="en-GB"/>
              </w:rPr>
              <w:t xml:space="preserve">Station Warning </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77358470" w14:textId="77777777" w:rsidR="00823210" w:rsidRPr="0057264D" w:rsidRDefault="00823210" w:rsidP="00694B49">
            <w:pPr>
              <w:spacing w:line="259" w:lineRule="auto"/>
              <w:rPr>
                <w:rFonts w:ascii="Arial" w:hAnsi="Arial" w:cs="Arial"/>
                <w:sz w:val="22"/>
                <w:szCs w:val="22"/>
                <w:lang w:val="en-GB"/>
              </w:rPr>
            </w:pPr>
            <w:r>
              <w:rPr>
                <w:rFonts w:ascii="Arial" w:hAnsi="Arial" w:cs="Arial"/>
                <w:sz w:val="18"/>
                <w:szCs w:val="22"/>
                <w:lang w:val="en-GB"/>
              </w:rPr>
              <w:t>Composition</w:t>
            </w:r>
            <w:r w:rsidRPr="0057264D">
              <w:rPr>
                <w:rFonts w:ascii="Arial" w:hAnsi="Arial" w:cs="Arial"/>
                <w:sz w:val="18"/>
                <w:szCs w:val="22"/>
                <w:lang w:val="en-GB"/>
              </w:rPr>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B26AA75"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0,</w:t>
            </w:r>
            <w:r>
              <w:rPr>
                <w:rFonts w:ascii="Arial" w:hAnsi="Arial" w:cs="Arial"/>
                <w:sz w:val="18"/>
                <w:szCs w:val="22"/>
                <w:lang w:val="en-GB"/>
              </w:rPr>
              <w:t>1</w:t>
            </w:r>
          </w:p>
        </w:tc>
      </w:tr>
      <w:tr w:rsidR="00823210" w:rsidRPr="0057264D" w14:paraId="207A81B7" w14:textId="77777777" w:rsidTr="00694B49">
        <w:tblPrEx>
          <w:tblCellMar>
            <w:top w:w="12" w:type="dxa"/>
          </w:tblCellMar>
        </w:tblPrEx>
        <w:trPr>
          <w:trHeight w:val="751"/>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6B284EA8" w14:textId="77777777" w:rsidR="00823210" w:rsidRPr="001E6FE9" w:rsidRDefault="00823210" w:rsidP="00694B49">
            <w:pPr>
              <w:spacing w:line="259" w:lineRule="auto"/>
              <w:ind w:left="2"/>
              <w:rPr>
                <w:rFonts w:ascii="Arial" w:hAnsi="Arial" w:cs="Arial"/>
                <w:sz w:val="22"/>
                <w:szCs w:val="22"/>
                <w:lang w:val="en-GB"/>
              </w:rPr>
            </w:pPr>
            <w:r>
              <w:rPr>
                <w:rFonts w:ascii="Arial" w:hAnsi="Arial" w:cs="Arial"/>
                <w:sz w:val="18"/>
                <w:szCs w:val="22"/>
                <w:lang w:val="en-GB"/>
              </w:rPr>
              <w:t>The Component</w:t>
            </w:r>
            <w:r w:rsidRPr="0057264D">
              <w:rPr>
                <w:rFonts w:ascii="Arial" w:hAnsi="Arial" w:cs="Arial"/>
                <w:sz w:val="18"/>
                <w:szCs w:val="22"/>
                <w:lang w:val="en-GB"/>
              </w:rPr>
              <w:t xml:space="preserve"> </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045E6411" w14:textId="77777777" w:rsidR="00823210" w:rsidRPr="006807FD" w:rsidRDefault="00823210" w:rsidP="00694B49">
            <w:pPr>
              <w:spacing w:line="259" w:lineRule="auto"/>
              <w:ind w:left="2"/>
              <w:rPr>
                <w:rFonts w:ascii="Arial" w:hAnsi="Arial" w:cs="Arial"/>
                <w:sz w:val="22"/>
                <w:szCs w:val="22"/>
                <w:lang w:val="en-GB"/>
              </w:rPr>
            </w:pPr>
            <w:r w:rsidRPr="00513D48">
              <w:rPr>
                <w:rFonts w:ascii="Arial" w:hAnsi="Arial" w:cs="Arial"/>
                <w:b/>
                <w:sz w:val="18"/>
                <w:szCs w:val="22"/>
                <w:lang w:val="en-GB"/>
              </w:rPr>
              <w:t>Aids to Navigation Association</w:t>
            </w:r>
            <w:r w:rsidRPr="003625E9">
              <w:rPr>
                <w:rFonts w:ascii="Arial" w:hAnsi="Arial" w:cs="Arial"/>
                <w:sz w:val="18"/>
                <w:szCs w:val="22"/>
                <w:lang w:val="en-GB"/>
              </w:rPr>
              <w:t xml:space="preserve"> (see clause </w:t>
            </w:r>
            <w:r>
              <w:rPr>
                <w:rFonts w:ascii="Arial" w:hAnsi="Arial" w:cs="Arial"/>
                <w:sz w:val="18"/>
                <w:szCs w:val="22"/>
                <w:lang w:val="en-GB"/>
              </w:rPr>
              <w:fldChar w:fldCharType="begin"/>
            </w:r>
            <w:r>
              <w:rPr>
                <w:rFonts w:ascii="Arial" w:hAnsi="Arial" w:cs="Arial"/>
                <w:sz w:val="18"/>
                <w:szCs w:val="22"/>
                <w:lang w:val="en-GB"/>
              </w:rPr>
              <w:instrText xml:space="preserve"> REF _Ref172534902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25.2</w:t>
            </w:r>
            <w:r>
              <w:rPr>
                <w:rFonts w:ascii="Arial" w:hAnsi="Arial" w:cs="Arial"/>
                <w:sz w:val="18"/>
                <w:szCs w:val="22"/>
                <w:lang w:val="en-GB"/>
              </w:rPr>
              <w:fldChar w:fldCharType="end"/>
            </w:r>
            <w:r w:rsidRPr="003625E9">
              <w:rPr>
                <w:rFonts w:ascii="Arial" w:hAnsi="Arial" w:cs="Arial"/>
                <w:sz w:val="18"/>
                <w:szCs w:val="22"/>
                <w:lang w:val="en-GB"/>
              </w:rPr>
              <w:t>)</w:t>
            </w:r>
            <w:r w:rsidRPr="003625E9">
              <w:rPr>
                <w:rFonts w:ascii="Arial" w:hAnsi="Arial" w:cs="Arial"/>
                <w:b/>
                <w:sz w:val="18"/>
                <w:szCs w:val="22"/>
                <w:lang w:val="en-GB"/>
              </w:rPr>
              <w:t xml:space="preserve"> </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34319C58" w14:textId="77777777" w:rsidR="00823210" w:rsidRPr="00561E3F" w:rsidRDefault="00823210" w:rsidP="00694B49">
            <w:pPr>
              <w:spacing w:line="259" w:lineRule="auto"/>
              <w:ind w:left="2"/>
              <w:rPr>
                <w:rFonts w:ascii="Arial" w:hAnsi="Arial" w:cs="Arial"/>
                <w:sz w:val="22"/>
                <w:szCs w:val="22"/>
                <w:lang w:val="en-GB"/>
              </w:rPr>
            </w:pPr>
            <w:r w:rsidRPr="006515C4">
              <w:rPr>
                <w:rFonts w:ascii="Arial" w:hAnsi="Arial" w:cs="Arial"/>
                <w:b/>
                <w:sz w:val="18"/>
                <w:szCs w:val="22"/>
                <w:lang w:val="en-GB"/>
              </w:rPr>
              <w:t>Fairway System</w:t>
            </w:r>
            <w:r w:rsidRPr="007B7F2B">
              <w:rPr>
                <w:rFonts w:ascii="Arial" w:hAnsi="Arial" w:cs="Arial"/>
                <w:sz w:val="18"/>
                <w:szCs w:val="22"/>
                <w:lang w:val="en-GB"/>
              </w:rPr>
              <w:t xml:space="preserve">, </w:t>
            </w:r>
            <w:r w:rsidRPr="00561E3F">
              <w:rPr>
                <w:rFonts w:ascii="Arial" w:hAnsi="Arial" w:cs="Arial"/>
                <w:b/>
                <w:sz w:val="18"/>
                <w:szCs w:val="22"/>
                <w:lang w:val="en-GB"/>
              </w:rPr>
              <w:t xml:space="preserve">Traffic </w:t>
            </w:r>
          </w:p>
          <w:p w14:paraId="6E47B056" w14:textId="77777777" w:rsidR="00823210" w:rsidRPr="004253C0" w:rsidRDefault="00823210" w:rsidP="00694B49">
            <w:pPr>
              <w:spacing w:line="259" w:lineRule="auto"/>
              <w:ind w:left="2"/>
              <w:rPr>
                <w:rFonts w:ascii="Arial" w:hAnsi="Arial" w:cs="Arial"/>
                <w:sz w:val="22"/>
                <w:szCs w:val="22"/>
                <w:lang w:val="en-GB"/>
              </w:rPr>
            </w:pPr>
            <w:r w:rsidRPr="003B3BE9">
              <w:rPr>
                <w:rFonts w:ascii="Arial" w:hAnsi="Arial" w:cs="Arial"/>
                <w:b/>
                <w:sz w:val="18"/>
                <w:szCs w:val="22"/>
                <w:lang w:val="en-GB"/>
              </w:rPr>
              <w:t>Separation Scheme</w:t>
            </w:r>
            <w:r w:rsidRPr="003B3BE9">
              <w:rPr>
                <w:rFonts w:ascii="Arial" w:hAnsi="Arial" w:cs="Arial"/>
                <w:sz w:val="18"/>
                <w:szCs w:val="22"/>
                <w:lang w:val="en-GB"/>
              </w:rPr>
              <w:t xml:space="preserve">, </w:t>
            </w:r>
            <w:proofErr w:type="spellStart"/>
            <w:r w:rsidRPr="004253C0">
              <w:rPr>
                <w:rFonts w:ascii="Arial" w:hAnsi="Arial" w:cs="Arial"/>
                <w:b/>
                <w:sz w:val="18"/>
                <w:szCs w:val="22"/>
                <w:lang w:val="en-GB"/>
              </w:rPr>
              <w:t>TwoWay</w:t>
            </w:r>
            <w:proofErr w:type="spellEnd"/>
            <w:r w:rsidRPr="004253C0">
              <w:rPr>
                <w:rFonts w:ascii="Arial" w:hAnsi="Arial" w:cs="Arial"/>
                <w:b/>
                <w:sz w:val="18"/>
                <w:szCs w:val="22"/>
                <w:lang w:val="en-GB"/>
              </w:rPr>
              <w:t xml:space="preserve"> Route </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4F44C150" w14:textId="77777777" w:rsidR="00823210" w:rsidRPr="00C54ABA" w:rsidRDefault="00823210" w:rsidP="00694B49">
            <w:pPr>
              <w:spacing w:line="259" w:lineRule="auto"/>
              <w:rPr>
                <w:rFonts w:ascii="Arial" w:hAnsi="Arial" w:cs="Arial"/>
                <w:sz w:val="22"/>
                <w:szCs w:val="22"/>
                <w:lang w:val="en-GB"/>
              </w:rPr>
            </w:pPr>
            <w:r w:rsidRPr="00C54ABA">
              <w:rPr>
                <w:rFonts w:ascii="Arial" w:hAnsi="Arial" w:cs="Arial"/>
                <w:sz w:val="18"/>
                <w:szCs w:val="22"/>
                <w:lang w:val="en-GB"/>
              </w:rPr>
              <w:t xml:space="preserve">Association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BB8ED76"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0,</w:t>
            </w:r>
            <w:r>
              <w:rPr>
                <w:rFonts w:ascii="Arial" w:hAnsi="Arial" w:cs="Arial"/>
                <w:sz w:val="18"/>
                <w:szCs w:val="22"/>
                <w:lang w:val="en-GB"/>
              </w:rPr>
              <w:t>*</w:t>
            </w:r>
          </w:p>
        </w:tc>
      </w:tr>
      <w:tr w:rsidR="00823210" w:rsidRPr="0057264D" w14:paraId="0043BDF7" w14:textId="77777777" w:rsidTr="00694B49">
        <w:tblPrEx>
          <w:tblCellMar>
            <w:top w:w="12" w:type="dxa"/>
          </w:tblCellMar>
        </w:tblPrEx>
        <w:trPr>
          <w:trHeight w:val="545"/>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16CF05A7" w14:textId="77777777" w:rsidR="00823210" w:rsidRPr="00513D48" w:rsidRDefault="00823210" w:rsidP="00694B49">
            <w:pPr>
              <w:spacing w:line="259" w:lineRule="auto"/>
              <w:ind w:left="2"/>
              <w:rPr>
                <w:rFonts w:ascii="Arial" w:hAnsi="Arial" w:cs="Arial"/>
                <w:sz w:val="22"/>
                <w:szCs w:val="22"/>
                <w:lang w:val="en-GB"/>
              </w:rPr>
            </w:pPr>
            <w:r>
              <w:rPr>
                <w:rFonts w:ascii="Arial" w:hAnsi="Arial" w:cs="Arial"/>
                <w:sz w:val="18"/>
                <w:szCs w:val="22"/>
                <w:lang w:val="en-GB"/>
              </w:rPr>
              <w:t>The Updated Object</w:t>
            </w:r>
            <w:r w:rsidRPr="001E6FE9">
              <w:rPr>
                <w:rFonts w:ascii="Arial" w:hAnsi="Arial" w:cs="Arial"/>
                <w:sz w:val="18"/>
                <w:szCs w:val="22"/>
                <w:lang w:val="en-GB"/>
              </w:rPr>
              <w:t xml:space="preserve"> </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1F1885AD" w14:textId="77777777" w:rsidR="00823210" w:rsidRPr="006807FD" w:rsidRDefault="00823210" w:rsidP="00694B49">
            <w:pPr>
              <w:spacing w:line="259" w:lineRule="auto"/>
              <w:ind w:left="2"/>
              <w:rPr>
                <w:rFonts w:ascii="Arial" w:hAnsi="Arial" w:cs="Arial"/>
                <w:sz w:val="22"/>
                <w:szCs w:val="22"/>
                <w:lang w:val="en-GB"/>
              </w:rPr>
            </w:pPr>
            <w:r w:rsidRPr="003625E9">
              <w:rPr>
                <w:rFonts w:ascii="Arial" w:hAnsi="Arial" w:cs="Arial"/>
                <w:b/>
                <w:sz w:val="18"/>
                <w:szCs w:val="22"/>
                <w:lang w:val="en-GB"/>
              </w:rPr>
              <w:t>Updated Information</w:t>
            </w:r>
            <w:r w:rsidRPr="003625E9">
              <w:rPr>
                <w:rFonts w:ascii="Arial" w:hAnsi="Arial" w:cs="Arial"/>
                <w:sz w:val="18"/>
                <w:szCs w:val="22"/>
                <w:lang w:val="en-GB"/>
              </w:rPr>
              <w:t xml:space="preserve"> (see clause </w:t>
            </w:r>
          </w:p>
          <w:p w14:paraId="0ACD058F" w14:textId="77777777" w:rsidR="00823210" w:rsidRPr="007B7F2B" w:rsidRDefault="00823210" w:rsidP="00694B49">
            <w:pPr>
              <w:spacing w:line="259" w:lineRule="auto"/>
              <w:ind w:left="2"/>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_Ref172550509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25.16</w:t>
            </w:r>
            <w:r>
              <w:rPr>
                <w:rFonts w:ascii="Arial" w:hAnsi="Arial" w:cs="Arial"/>
                <w:sz w:val="18"/>
                <w:szCs w:val="22"/>
                <w:lang w:val="en-GB"/>
              </w:rPr>
              <w:fldChar w:fldCharType="end"/>
            </w:r>
            <w:r w:rsidRPr="006515C4">
              <w:rPr>
                <w:rFonts w:ascii="Arial" w:hAnsi="Arial" w:cs="Arial"/>
                <w:sz w:val="18"/>
                <w:szCs w:val="22"/>
                <w:lang w:val="en-GB"/>
              </w:rPr>
              <w:t xml:space="preserve">) </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765AEBE7" w14:textId="77777777" w:rsidR="00823210" w:rsidRPr="00561E3F" w:rsidRDefault="00823210" w:rsidP="00694B49">
            <w:pPr>
              <w:spacing w:line="259" w:lineRule="auto"/>
              <w:ind w:left="2"/>
              <w:rPr>
                <w:rFonts w:ascii="Arial" w:hAnsi="Arial" w:cs="Arial"/>
                <w:sz w:val="22"/>
                <w:szCs w:val="22"/>
                <w:lang w:val="en-GB"/>
              </w:rPr>
            </w:pPr>
            <w:r w:rsidRPr="00561E3F">
              <w:rPr>
                <w:rFonts w:ascii="Arial" w:hAnsi="Arial" w:cs="Arial"/>
                <w:b/>
                <w:sz w:val="18"/>
                <w:szCs w:val="22"/>
                <w:lang w:val="en-GB"/>
              </w:rPr>
              <w:t xml:space="preserve">Update Information </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1918FC86" w14:textId="77777777" w:rsidR="00823210" w:rsidRPr="003B3BE9" w:rsidRDefault="00823210" w:rsidP="00694B49">
            <w:pPr>
              <w:spacing w:line="259" w:lineRule="auto"/>
              <w:rPr>
                <w:rFonts w:ascii="Arial" w:hAnsi="Arial" w:cs="Arial"/>
                <w:sz w:val="22"/>
                <w:szCs w:val="22"/>
                <w:lang w:val="en-GB"/>
              </w:rPr>
            </w:pPr>
            <w:r w:rsidRPr="003B3BE9">
              <w:rPr>
                <w:rFonts w:ascii="Arial" w:hAnsi="Arial" w:cs="Arial"/>
                <w:sz w:val="18"/>
                <w:szCs w:val="22"/>
                <w:lang w:val="en-GB"/>
              </w:rPr>
              <w:t xml:space="preserve">Association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E9C610A" w14:textId="77777777" w:rsidR="00823210" w:rsidRPr="004253C0" w:rsidRDefault="00823210" w:rsidP="00694B49">
            <w:pPr>
              <w:spacing w:line="259" w:lineRule="auto"/>
              <w:rPr>
                <w:rFonts w:ascii="Arial" w:hAnsi="Arial" w:cs="Arial"/>
                <w:sz w:val="22"/>
                <w:szCs w:val="22"/>
                <w:lang w:val="en-GB"/>
              </w:rPr>
            </w:pPr>
            <w:r w:rsidRPr="004253C0">
              <w:rPr>
                <w:rFonts w:ascii="Arial" w:hAnsi="Arial" w:cs="Arial"/>
                <w:sz w:val="18"/>
                <w:szCs w:val="22"/>
                <w:lang w:val="en-GB"/>
              </w:rPr>
              <w:t>0,</w:t>
            </w:r>
            <w:r>
              <w:rPr>
                <w:rFonts w:ascii="Arial" w:hAnsi="Arial" w:cs="Arial"/>
                <w:sz w:val="18"/>
                <w:szCs w:val="22"/>
                <w:lang w:val="en-GB"/>
              </w:rPr>
              <w:t>*</w:t>
            </w:r>
          </w:p>
        </w:tc>
      </w:tr>
      <w:tr w:rsidR="00823210" w:rsidRPr="0057264D" w14:paraId="0E7FC265" w14:textId="77777777" w:rsidTr="00694B49">
        <w:tblPrEx>
          <w:tblCellMar>
            <w:top w:w="12" w:type="dxa"/>
          </w:tblCellMar>
        </w:tblPrEx>
        <w:trPr>
          <w:trHeight w:val="545"/>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41DB4D79" w14:textId="77777777" w:rsidR="00823210" w:rsidRPr="0057264D" w:rsidDel="00BC11E8" w:rsidRDefault="00823210" w:rsidP="00694B49">
            <w:pPr>
              <w:spacing w:line="259" w:lineRule="auto"/>
              <w:ind w:left="2"/>
              <w:rPr>
                <w:rFonts w:ascii="Arial" w:hAnsi="Arial" w:cs="Arial"/>
                <w:sz w:val="18"/>
                <w:szCs w:val="22"/>
                <w:lang w:val="en-GB"/>
              </w:rPr>
            </w:pPr>
            <w:r>
              <w:rPr>
                <w:rFonts w:ascii="Arial" w:hAnsi="Arial" w:cs="Arial"/>
                <w:sz w:val="18"/>
                <w:szCs w:val="18"/>
                <w:lang w:val="en-GB"/>
              </w:rPr>
              <w:t xml:space="preserve">The </w:t>
            </w:r>
            <w:r w:rsidRPr="00B63849">
              <w:rPr>
                <w:rFonts w:ascii="Arial" w:hAnsi="Arial" w:cs="Arial"/>
                <w:sz w:val="18"/>
                <w:szCs w:val="18"/>
                <w:lang w:val="en-GB"/>
              </w:rPr>
              <w:t>Position</w:t>
            </w:r>
            <w:r>
              <w:rPr>
                <w:rFonts w:ascii="Arial" w:hAnsi="Arial" w:cs="Arial"/>
                <w:sz w:val="18"/>
                <w:szCs w:val="18"/>
                <w:lang w:val="en-GB"/>
              </w:rPr>
              <w:t xml:space="preserve"> Provider</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15380343" w14:textId="77777777" w:rsidR="00823210" w:rsidRPr="003625E9" w:rsidRDefault="00823210" w:rsidP="00694B49">
            <w:pPr>
              <w:spacing w:line="259" w:lineRule="auto"/>
              <w:ind w:left="2"/>
              <w:rPr>
                <w:rFonts w:ascii="Arial" w:hAnsi="Arial" w:cs="Arial"/>
                <w:b/>
                <w:sz w:val="18"/>
                <w:szCs w:val="22"/>
                <w:lang w:val="en-GB"/>
              </w:rPr>
            </w:pPr>
            <w:r w:rsidRPr="00B63849">
              <w:rPr>
                <w:rFonts w:ascii="Arial" w:hAnsi="Arial" w:cs="Arial"/>
                <w:b/>
                <w:sz w:val="18"/>
                <w:szCs w:val="18"/>
                <w:lang w:val="en-GB"/>
              </w:rPr>
              <w:t>Text Association</w:t>
            </w:r>
            <w:r w:rsidRPr="00B63849">
              <w:rPr>
                <w:rFonts w:ascii="Arial" w:hAnsi="Arial" w:cs="Arial"/>
                <w:bCs/>
                <w:sz w:val="18"/>
                <w:szCs w:val="18"/>
                <w:lang w:val="en-GB"/>
              </w:rPr>
              <w:t xml:space="preserve"> (see clause </w:t>
            </w:r>
            <w:r>
              <w:rPr>
                <w:rFonts w:ascii="Arial" w:hAnsi="Arial" w:cs="Arial"/>
                <w:bCs/>
                <w:sz w:val="18"/>
                <w:szCs w:val="18"/>
                <w:lang w:val="en-GB"/>
              </w:rPr>
              <w:fldChar w:fldCharType="begin"/>
            </w:r>
            <w:r>
              <w:rPr>
                <w:rFonts w:ascii="Arial" w:hAnsi="Arial" w:cs="Arial"/>
                <w:bCs/>
                <w:sz w:val="18"/>
                <w:szCs w:val="18"/>
                <w:lang w:val="en-GB"/>
              </w:rPr>
              <w:instrText xml:space="preserve"> REF _Ref172550683 \r \h </w:instrText>
            </w:r>
            <w:r>
              <w:rPr>
                <w:rFonts w:ascii="Arial" w:hAnsi="Arial" w:cs="Arial"/>
                <w:bCs/>
                <w:sz w:val="18"/>
                <w:szCs w:val="18"/>
                <w:lang w:val="en-GB"/>
              </w:rPr>
            </w:r>
            <w:r>
              <w:rPr>
                <w:rFonts w:ascii="Arial" w:hAnsi="Arial" w:cs="Arial"/>
                <w:bCs/>
                <w:sz w:val="18"/>
                <w:szCs w:val="18"/>
                <w:lang w:val="en-GB"/>
              </w:rPr>
              <w:fldChar w:fldCharType="separate"/>
            </w:r>
            <w:r>
              <w:rPr>
                <w:rFonts w:ascii="Arial" w:hAnsi="Arial" w:cs="Arial"/>
                <w:bCs/>
                <w:sz w:val="18"/>
                <w:szCs w:val="18"/>
                <w:lang w:val="en-GB"/>
              </w:rPr>
              <w:t>25.13</w:t>
            </w:r>
            <w:r>
              <w:rPr>
                <w:rFonts w:ascii="Arial" w:hAnsi="Arial" w:cs="Arial"/>
                <w:bCs/>
                <w:sz w:val="18"/>
                <w:szCs w:val="18"/>
                <w:lang w:val="en-GB"/>
              </w:rPr>
              <w:fldChar w:fldCharType="end"/>
            </w:r>
            <w:r w:rsidRPr="00B63849">
              <w:rPr>
                <w:rFonts w:ascii="Arial" w:hAnsi="Arial" w:cs="Arial"/>
                <w:bCs/>
                <w:sz w:val="18"/>
                <w:szCs w:val="18"/>
                <w:lang w:val="en-GB"/>
              </w:rPr>
              <w:t>).</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20E1DD36" w14:textId="77777777" w:rsidR="00823210" w:rsidRPr="00561E3F" w:rsidRDefault="00823210" w:rsidP="00694B49">
            <w:pPr>
              <w:spacing w:line="259" w:lineRule="auto"/>
              <w:ind w:left="2"/>
              <w:rPr>
                <w:rFonts w:ascii="Arial" w:hAnsi="Arial" w:cs="Arial"/>
                <w:b/>
                <w:sz w:val="18"/>
                <w:szCs w:val="22"/>
                <w:lang w:val="en-GB"/>
              </w:rPr>
            </w:pPr>
            <w:r w:rsidRPr="00B63849">
              <w:rPr>
                <w:rFonts w:ascii="Arial" w:hAnsi="Arial" w:cs="Arial"/>
                <w:b/>
                <w:sz w:val="18"/>
                <w:szCs w:val="18"/>
                <w:lang w:val="en-GB"/>
              </w:rPr>
              <w:t>Text Placement</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13F0191E" w14:textId="77777777" w:rsidR="00823210" w:rsidRPr="003B3BE9" w:rsidRDefault="00823210" w:rsidP="00694B49">
            <w:pPr>
              <w:spacing w:line="259" w:lineRule="auto"/>
              <w:rPr>
                <w:rFonts w:ascii="Arial" w:hAnsi="Arial" w:cs="Arial"/>
                <w:sz w:val="18"/>
                <w:szCs w:val="22"/>
                <w:lang w:val="en-GB"/>
              </w:rPr>
            </w:pPr>
            <w:r>
              <w:rPr>
                <w:rFonts w:ascii="Arial" w:hAnsi="Arial" w:cs="Arial"/>
                <w:sz w:val="18"/>
                <w:szCs w:val="18"/>
                <w:lang w:val="en-GB"/>
              </w:rPr>
              <w:t>Composition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D0045B9" w14:textId="77777777" w:rsidR="00823210" w:rsidRPr="004253C0" w:rsidRDefault="00823210" w:rsidP="00694B49">
            <w:pPr>
              <w:spacing w:line="259" w:lineRule="auto"/>
              <w:rPr>
                <w:rFonts w:ascii="Arial" w:hAnsi="Arial" w:cs="Arial"/>
                <w:sz w:val="18"/>
                <w:szCs w:val="22"/>
                <w:lang w:val="en-GB"/>
              </w:rPr>
            </w:pPr>
            <w:r w:rsidRPr="00B63849">
              <w:rPr>
                <w:rFonts w:ascii="Arial" w:hAnsi="Arial" w:cs="Arial"/>
                <w:sz w:val="18"/>
                <w:szCs w:val="18"/>
                <w:lang w:val="en-GB"/>
              </w:rPr>
              <w:t>0,</w:t>
            </w:r>
            <w:r>
              <w:rPr>
                <w:rFonts w:ascii="Arial" w:hAnsi="Arial" w:cs="Arial"/>
                <w:sz w:val="18"/>
                <w:szCs w:val="18"/>
                <w:lang w:val="en-GB"/>
              </w:rPr>
              <w:t>1</w:t>
            </w:r>
          </w:p>
        </w:tc>
      </w:tr>
      <w:tr w:rsidR="00823210" w:rsidRPr="0057264D" w14:paraId="0B635B48" w14:textId="77777777" w:rsidTr="00694B49">
        <w:tblPrEx>
          <w:tblCellMar>
            <w:top w:w="12" w:type="dxa"/>
          </w:tblCellMar>
        </w:tblPrEx>
        <w:trPr>
          <w:trHeight w:val="958"/>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56515DA7" w14:textId="77777777" w:rsidR="00823210" w:rsidRPr="003625E9" w:rsidRDefault="00823210" w:rsidP="00694B49">
            <w:pPr>
              <w:spacing w:line="259" w:lineRule="auto"/>
              <w:ind w:left="2"/>
              <w:rPr>
                <w:rFonts w:ascii="Arial" w:hAnsi="Arial" w:cs="Arial"/>
                <w:sz w:val="22"/>
                <w:szCs w:val="22"/>
                <w:lang w:val="en-GB"/>
              </w:rPr>
            </w:pP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0A82BC05" w14:textId="77777777" w:rsidR="00823210" w:rsidRPr="006515C4" w:rsidRDefault="00823210" w:rsidP="00694B49">
            <w:pPr>
              <w:spacing w:line="259" w:lineRule="auto"/>
              <w:ind w:left="2"/>
              <w:rPr>
                <w:rFonts w:ascii="Arial" w:hAnsi="Arial" w:cs="Arial"/>
                <w:sz w:val="22"/>
                <w:szCs w:val="22"/>
                <w:lang w:val="en-GB"/>
              </w:rPr>
            </w:pPr>
            <w:r w:rsidRPr="003625E9">
              <w:rPr>
                <w:rFonts w:ascii="Arial" w:hAnsi="Arial" w:cs="Arial"/>
                <w:b/>
                <w:sz w:val="18"/>
                <w:szCs w:val="22"/>
                <w:lang w:val="en-GB"/>
              </w:rPr>
              <w:t>Additional Information</w:t>
            </w:r>
            <w:r w:rsidRPr="006807FD">
              <w:rPr>
                <w:rFonts w:ascii="Arial" w:hAnsi="Arial" w:cs="Arial"/>
                <w:sz w:val="18"/>
                <w:szCs w:val="22"/>
                <w:lang w:val="en-GB"/>
              </w:rPr>
              <w:t xml:space="preserve"> (see clause </w:t>
            </w:r>
          </w:p>
          <w:p w14:paraId="5473B1F4" w14:textId="77777777" w:rsidR="00823210" w:rsidRPr="00561E3F" w:rsidRDefault="00823210" w:rsidP="00694B49">
            <w:pPr>
              <w:spacing w:line="259" w:lineRule="auto"/>
              <w:ind w:left="2"/>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_Ref172550597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w:t>
            </w:r>
            <w:r>
              <w:rPr>
                <w:rFonts w:ascii="Arial" w:hAnsi="Arial" w:cs="Arial"/>
                <w:sz w:val="18"/>
                <w:szCs w:val="22"/>
                <w:lang w:val="en-GB"/>
              </w:rPr>
              <w:fldChar w:fldCharType="end"/>
            </w:r>
            <w:r w:rsidRPr="007B7F2B">
              <w:rPr>
                <w:rFonts w:ascii="Arial" w:hAnsi="Arial" w:cs="Arial"/>
                <w:sz w:val="18"/>
                <w:szCs w:val="22"/>
                <w:lang w:val="en-GB"/>
              </w:rPr>
              <w:t>)</w:t>
            </w:r>
            <w:r w:rsidRPr="00561E3F">
              <w:rPr>
                <w:rFonts w:ascii="Arial" w:hAnsi="Arial" w:cs="Arial"/>
                <w:b/>
                <w:sz w:val="18"/>
                <w:szCs w:val="22"/>
                <w:lang w:val="en-GB"/>
              </w:rPr>
              <w:t xml:space="preserve"> </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757EC8EF" w14:textId="77777777" w:rsidR="00823210" w:rsidRPr="00C54ABA" w:rsidRDefault="00823210" w:rsidP="00694B49">
            <w:pPr>
              <w:spacing w:line="239" w:lineRule="auto"/>
              <w:ind w:left="2"/>
              <w:rPr>
                <w:rFonts w:ascii="Arial" w:hAnsi="Arial" w:cs="Arial"/>
                <w:sz w:val="22"/>
                <w:szCs w:val="22"/>
                <w:lang w:val="en-GB"/>
              </w:rPr>
            </w:pPr>
            <w:r w:rsidRPr="003B3BE9">
              <w:rPr>
                <w:rFonts w:ascii="Arial" w:hAnsi="Arial" w:cs="Arial"/>
                <w:b/>
                <w:sz w:val="18"/>
                <w:szCs w:val="22"/>
                <w:lang w:val="en-GB"/>
              </w:rPr>
              <w:t>Contact Details</w:t>
            </w:r>
            <w:r w:rsidRPr="003B3BE9">
              <w:rPr>
                <w:rFonts w:ascii="Arial" w:hAnsi="Arial" w:cs="Arial"/>
                <w:sz w:val="18"/>
                <w:szCs w:val="22"/>
                <w:lang w:val="en-GB"/>
              </w:rPr>
              <w:t xml:space="preserve">, </w:t>
            </w:r>
            <w:proofErr w:type="spellStart"/>
            <w:r w:rsidRPr="004253C0">
              <w:rPr>
                <w:rFonts w:ascii="Arial" w:hAnsi="Arial" w:cs="Arial"/>
                <w:b/>
                <w:sz w:val="18"/>
                <w:szCs w:val="22"/>
                <w:lang w:val="en-GB"/>
              </w:rPr>
              <w:t>NonStandard</w:t>
            </w:r>
            <w:proofErr w:type="spellEnd"/>
            <w:r w:rsidRPr="004253C0">
              <w:rPr>
                <w:rFonts w:ascii="Arial" w:hAnsi="Arial" w:cs="Arial"/>
                <w:b/>
                <w:sz w:val="18"/>
                <w:szCs w:val="22"/>
                <w:lang w:val="en-GB"/>
              </w:rPr>
              <w:t xml:space="preserve"> Working Day</w:t>
            </w:r>
            <w:r w:rsidRPr="004253C0">
              <w:rPr>
                <w:rFonts w:ascii="Arial" w:hAnsi="Arial" w:cs="Arial"/>
                <w:sz w:val="18"/>
                <w:szCs w:val="22"/>
                <w:lang w:val="en-GB"/>
              </w:rPr>
              <w:t xml:space="preserve">, </w:t>
            </w:r>
          </w:p>
          <w:p w14:paraId="1BEF7D3A" w14:textId="77777777" w:rsidR="00823210" w:rsidRPr="0057264D" w:rsidRDefault="00823210" w:rsidP="00694B49">
            <w:pPr>
              <w:spacing w:line="259" w:lineRule="auto"/>
              <w:ind w:left="2"/>
              <w:rPr>
                <w:rFonts w:ascii="Arial" w:hAnsi="Arial" w:cs="Arial"/>
                <w:sz w:val="22"/>
                <w:szCs w:val="22"/>
                <w:lang w:val="en-GB"/>
              </w:rPr>
            </w:pPr>
            <w:r w:rsidRPr="00C54ABA">
              <w:rPr>
                <w:rFonts w:ascii="Arial" w:hAnsi="Arial" w:cs="Arial"/>
                <w:b/>
                <w:sz w:val="18"/>
                <w:szCs w:val="22"/>
                <w:lang w:val="en-GB"/>
              </w:rPr>
              <w:t>Service Hours</w:t>
            </w:r>
            <w:r w:rsidRPr="0057264D">
              <w:rPr>
                <w:rFonts w:ascii="Arial" w:hAnsi="Arial" w:cs="Arial"/>
                <w:sz w:val="18"/>
                <w:szCs w:val="22"/>
                <w:lang w:val="en-GB"/>
              </w:rPr>
              <w:t xml:space="preserve">, </w:t>
            </w:r>
            <w:r w:rsidRPr="0057264D">
              <w:rPr>
                <w:rFonts w:ascii="Arial" w:hAnsi="Arial" w:cs="Arial"/>
                <w:b/>
                <w:sz w:val="18"/>
                <w:szCs w:val="22"/>
                <w:lang w:val="en-GB"/>
              </w:rPr>
              <w:t xml:space="preserve">Nautical </w:t>
            </w:r>
          </w:p>
          <w:p w14:paraId="4DA3CC0C" w14:textId="77777777" w:rsidR="00823210" w:rsidRPr="0057264D" w:rsidRDefault="00823210" w:rsidP="00694B49">
            <w:pPr>
              <w:spacing w:line="259" w:lineRule="auto"/>
              <w:ind w:left="2"/>
              <w:rPr>
                <w:rFonts w:ascii="Arial" w:hAnsi="Arial" w:cs="Arial"/>
                <w:sz w:val="22"/>
                <w:szCs w:val="22"/>
                <w:lang w:val="en-GB"/>
              </w:rPr>
            </w:pPr>
            <w:r w:rsidRPr="0057264D">
              <w:rPr>
                <w:rFonts w:ascii="Arial" w:hAnsi="Arial" w:cs="Arial"/>
                <w:b/>
                <w:sz w:val="18"/>
                <w:szCs w:val="22"/>
                <w:lang w:val="en-GB"/>
              </w:rPr>
              <w:t xml:space="preserve">Information </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1FD7C81F"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 xml:space="preserve">Association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2505FC"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0,</w:t>
            </w:r>
            <w:r>
              <w:rPr>
                <w:rFonts w:ascii="Arial" w:hAnsi="Arial" w:cs="Arial"/>
                <w:sz w:val="18"/>
                <w:szCs w:val="22"/>
                <w:lang w:val="en-GB"/>
              </w:rPr>
              <w:t>*</w:t>
            </w:r>
          </w:p>
        </w:tc>
      </w:tr>
      <w:tr w:rsidR="00823210" w:rsidRPr="0057264D" w14:paraId="35FCD887" w14:textId="77777777" w:rsidTr="00694B49">
        <w:tblPrEx>
          <w:tblCellMar>
            <w:top w:w="12" w:type="dxa"/>
          </w:tblCellMar>
        </w:tblPrEx>
        <w:trPr>
          <w:trHeight w:val="397"/>
        </w:trPr>
        <w:tc>
          <w:tcPr>
            <w:tcW w:w="1374" w:type="dxa"/>
            <w:tcBorders>
              <w:top w:val="single" w:sz="4" w:space="0" w:color="000000"/>
              <w:left w:val="single" w:sz="4" w:space="0" w:color="000000"/>
              <w:bottom w:val="single" w:sz="4" w:space="0" w:color="000000"/>
              <w:right w:val="single" w:sz="4" w:space="0" w:color="000000"/>
            </w:tcBorders>
            <w:shd w:val="clear" w:color="auto" w:fill="auto"/>
          </w:tcPr>
          <w:p w14:paraId="7DB19E9D" w14:textId="77777777" w:rsidR="00823210" w:rsidRPr="0057264D" w:rsidDel="00BC11E8" w:rsidRDefault="00823210" w:rsidP="00694B49">
            <w:pPr>
              <w:spacing w:line="259" w:lineRule="auto"/>
              <w:ind w:left="2"/>
              <w:rPr>
                <w:rFonts w:ascii="Arial" w:hAnsi="Arial" w:cs="Arial"/>
                <w:sz w:val="18"/>
                <w:szCs w:val="22"/>
                <w:lang w:val="en-GB"/>
              </w:rPr>
            </w:pPr>
            <w:r>
              <w:rPr>
                <w:rFonts w:ascii="Arial" w:hAnsi="Arial" w:cs="Arial"/>
                <w:sz w:val="18"/>
                <w:szCs w:val="18"/>
                <w:lang w:val="en-GB"/>
              </w:rPr>
              <w:t xml:space="preserve">- </w:t>
            </w:r>
          </w:p>
        </w:tc>
        <w:tc>
          <w:tcPr>
            <w:tcW w:w="3113" w:type="dxa"/>
            <w:gridSpan w:val="3"/>
            <w:tcBorders>
              <w:top w:val="single" w:sz="4" w:space="0" w:color="000000"/>
              <w:left w:val="single" w:sz="4" w:space="0" w:color="000000"/>
              <w:bottom w:val="single" w:sz="4" w:space="0" w:color="000000"/>
              <w:right w:val="single" w:sz="4" w:space="0" w:color="000000"/>
            </w:tcBorders>
            <w:shd w:val="clear" w:color="auto" w:fill="auto"/>
          </w:tcPr>
          <w:p w14:paraId="221ED57D" w14:textId="77777777" w:rsidR="00823210" w:rsidRPr="003625E9" w:rsidRDefault="00823210" w:rsidP="00694B49">
            <w:pPr>
              <w:spacing w:line="259" w:lineRule="auto"/>
              <w:ind w:left="2"/>
              <w:rPr>
                <w:rFonts w:ascii="Arial" w:hAnsi="Arial" w:cs="Arial"/>
                <w:b/>
                <w:sz w:val="18"/>
                <w:szCs w:val="22"/>
                <w:lang w:val="en-GB"/>
              </w:rPr>
            </w:pPr>
            <w:r>
              <w:rPr>
                <w:rFonts w:ascii="Arial" w:hAnsi="Arial" w:cs="Arial"/>
                <w:b/>
                <w:sz w:val="18"/>
                <w:szCs w:val="18"/>
                <w:lang w:val="en-GB"/>
              </w:rPr>
              <w:t>Spatial Association</w:t>
            </w:r>
            <w:r>
              <w:rPr>
                <w:rFonts w:ascii="Arial" w:hAnsi="Arial" w:cs="Arial"/>
                <w:bCs/>
                <w:sz w:val="18"/>
                <w:szCs w:val="18"/>
                <w:lang w:val="en-GB"/>
              </w:rPr>
              <w:t xml:space="preserve"> (see clause </w:t>
            </w:r>
            <w:r>
              <w:rPr>
                <w:rFonts w:ascii="Arial" w:hAnsi="Arial" w:cs="Arial"/>
                <w:bCs/>
                <w:sz w:val="18"/>
                <w:szCs w:val="18"/>
                <w:lang w:val="en-GB"/>
              </w:rPr>
              <w:fldChar w:fldCharType="begin"/>
            </w:r>
            <w:r>
              <w:rPr>
                <w:rFonts w:ascii="Arial" w:hAnsi="Arial" w:cs="Arial"/>
                <w:bCs/>
                <w:sz w:val="18"/>
                <w:szCs w:val="18"/>
                <w:lang w:val="en-GB"/>
              </w:rPr>
              <w:instrText xml:space="preserve"> REF _Ref172549928 \r \h </w:instrText>
            </w:r>
            <w:r>
              <w:rPr>
                <w:rFonts w:ascii="Arial" w:hAnsi="Arial" w:cs="Arial"/>
                <w:bCs/>
                <w:sz w:val="18"/>
                <w:szCs w:val="18"/>
                <w:lang w:val="en-GB"/>
              </w:rPr>
            </w:r>
            <w:r>
              <w:rPr>
                <w:rFonts w:ascii="Arial" w:hAnsi="Arial" w:cs="Arial"/>
                <w:bCs/>
                <w:sz w:val="18"/>
                <w:szCs w:val="18"/>
                <w:lang w:val="en-GB"/>
              </w:rPr>
              <w:fldChar w:fldCharType="separate"/>
            </w:r>
            <w:r>
              <w:rPr>
                <w:rFonts w:ascii="Arial" w:hAnsi="Arial" w:cs="Arial"/>
                <w:bCs/>
                <w:sz w:val="18"/>
                <w:szCs w:val="18"/>
                <w:lang w:val="en-GB"/>
              </w:rPr>
              <w:t>25.10</w:t>
            </w:r>
            <w:r>
              <w:rPr>
                <w:rFonts w:ascii="Arial" w:hAnsi="Arial" w:cs="Arial"/>
                <w:bCs/>
                <w:sz w:val="18"/>
                <w:szCs w:val="18"/>
                <w:lang w:val="en-GB"/>
              </w:rPr>
              <w:fldChar w:fldCharType="end"/>
            </w:r>
            <w:r>
              <w:rPr>
                <w:rFonts w:ascii="Arial" w:hAnsi="Arial" w:cs="Arial"/>
                <w:bCs/>
                <w:sz w:val="18"/>
                <w:szCs w:val="18"/>
                <w:lang w:val="en-GB"/>
              </w:rPr>
              <w:t>)</w:t>
            </w:r>
          </w:p>
        </w:tc>
        <w:tc>
          <w:tcPr>
            <w:tcW w:w="2649" w:type="dxa"/>
            <w:gridSpan w:val="3"/>
            <w:tcBorders>
              <w:top w:val="single" w:sz="4" w:space="0" w:color="000000"/>
              <w:left w:val="single" w:sz="4" w:space="0" w:color="000000"/>
              <w:bottom w:val="single" w:sz="4" w:space="0" w:color="000000"/>
              <w:right w:val="single" w:sz="4" w:space="0" w:color="000000"/>
            </w:tcBorders>
            <w:shd w:val="clear" w:color="auto" w:fill="auto"/>
          </w:tcPr>
          <w:p w14:paraId="13F0D7D5" w14:textId="77777777" w:rsidR="00823210" w:rsidRPr="003B3BE9" w:rsidRDefault="00823210" w:rsidP="00694B49">
            <w:pPr>
              <w:spacing w:line="239" w:lineRule="auto"/>
              <w:ind w:left="2"/>
              <w:rPr>
                <w:rFonts w:ascii="Arial" w:hAnsi="Arial" w:cs="Arial"/>
                <w:b/>
                <w:sz w:val="18"/>
                <w:szCs w:val="22"/>
                <w:lang w:val="en-GB"/>
              </w:rPr>
            </w:pPr>
            <w:r>
              <w:rPr>
                <w:rFonts w:ascii="Arial" w:hAnsi="Arial" w:cs="Arial"/>
                <w:b/>
                <w:bCs/>
                <w:sz w:val="18"/>
                <w:szCs w:val="18"/>
                <w:lang w:val="en-GB"/>
              </w:rPr>
              <w:t>Spatial Quality</w:t>
            </w:r>
          </w:p>
        </w:tc>
        <w:tc>
          <w:tcPr>
            <w:tcW w:w="1491" w:type="dxa"/>
            <w:gridSpan w:val="2"/>
            <w:tcBorders>
              <w:top w:val="single" w:sz="4" w:space="0" w:color="000000"/>
              <w:left w:val="single" w:sz="4" w:space="0" w:color="000000"/>
              <w:bottom w:val="single" w:sz="4" w:space="0" w:color="000000"/>
              <w:right w:val="single" w:sz="4" w:space="0" w:color="000000"/>
            </w:tcBorders>
            <w:shd w:val="clear" w:color="auto" w:fill="auto"/>
          </w:tcPr>
          <w:p w14:paraId="1994BB6E" w14:textId="77777777" w:rsidR="00823210" w:rsidRPr="0057264D" w:rsidRDefault="00823210" w:rsidP="00694B49">
            <w:pPr>
              <w:spacing w:line="259" w:lineRule="auto"/>
              <w:rPr>
                <w:rFonts w:ascii="Arial" w:hAnsi="Arial" w:cs="Arial"/>
                <w:sz w:val="18"/>
                <w:szCs w:val="22"/>
                <w:lang w:val="en-GB"/>
              </w:rPr>
            </w:pPr>
            <w:r w:rsidRPr="00B63849">
              <w:rPr>
                <w:rFonts w:ascii="Arial" w:hAnsi="Arial" w:cs="Arial"/>
                <w:sz w:val="18"/>
                <w:szCs w:val="18"/>
                <w:lang w:val="en-GB"/>
              </w:rPr>
              <w:t>Association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9E73583" w14:textId="77777777" w:rsidR="00823210" w:rsidRPr="0057264D" w:rsidRDefault="00823210" w:rsidP="00694B49">
            <w:pPr>
              <w:spacing w:line="259" w:lineRule="auto"/>
              <w:rPr>
                <w:rFonts w:ascii="Arial" w:hAnsi="Arial" w:cs="Arial"/>
                <w:sz w:val="18"/>
                <w:szCs w:val="22"/>
                <w:lang w:val="en-GB"/>
              </w:rPr>
            </w:pPr>
            <w:r>
              <w:rPr>
                <w:rFonts w:ascii="Arial" w:hAnsi="Arial" w:cs="Arial"/>
                <w:sz w:val="18"/>
                <w:szCs w:val="18"/>
                <w:lang w:val="en-GB"/>
              </w:rPr>
              <w:t>0,*</w:t>
            </w:r>
          </w:p>
        </w:tc>
      </w:tr>
      <w:tr w:rsidR="00823210" w:rsidRPr="00823210" w14:paraId="3B1B9741" w14:textId="77777777" w:rsidTr="00694B49">
        <w:tblPrEx>
          <w:tblCellMar>
            <w:top w:w="12" w:type="dxa"/>
            <w:bottom w:w="0" w:type="dxa"/>
          </w:tblCellMar>
        </w:tblPrEx>
        <w:trPr>
          <w:trHeight w:val="8124"/>
        </w:trPr>
        <w:tc>
          <w:tcPr>
            <w:tcW w:w="10010" w:type="dxa"/>
            <w:gridSpan w:val="10"/>
            <w:tcBorders>
              <w:top w:val="single" w:sz="4" w:space="0" w:color="000000"/>
              <w:left w:val="single" w:sz="4" w:space="0" w:color="000000"/>
              <w:bottom w:val="single" w:sz="4" w:space="0" w:color="auto"/>
              <w:right w:val="single" w:sz="4" w:space="0" w:color="000000"/>
            </w:tcBorders>
            <w:shd w:val="clear" w:color="auto" w:fill="auto"/>
            <w:vAlign w:val="bottom"/>
          </w:tcPr>
          <w:p w14:paraId="400B8923" w14:textId="77777777" w:rsidR="00823210" w:rsidRPr="00050DB7" w:rsidRDefault="00823210" w:rsidP="00694B49">
            <w:pPr>
              <w:spacing w:after="110" w:line="247" w:lineRule="auto"/>
              <w:ind w:left="2"/>
              <w:jc w:val="both"/>
              <w:rPr>
                <w:rFonts w:ascii="Arial" w:hAnsi="Arial" w:cs="Arial"/>
                <w:sz w:val="22"/>
                <w:szCs w:val="22"/>
                <w:lang w:val="en-GB"/>
              </w:rPr>
            </w:pPr>
            <w:r w:rsidRPr="00050DB7">
              <w:rPr>
                <w:rFonts w:ascii="Arial" w:hAnsi="Arial" w:cs="Arial"/>
                <w:sz w:val="22"/>
                <w:szCs w:val="22"/>
                <w:vertAlign w:val="superscript"/>
                <w:lang w:val="en-GB"/>
              </w:rPr>
              <w:lastRenderedPageBreak/>
              <w:t xml:space="preserve">†  </w:t>
            </w:r>
            <w:r w:rsidRPr="00050DB7">
              <w:rPr>
                <w:rFonts w:ascii="Arial" w:hAnsi="Arial" w:cs="Arial"/>
                <w:sz w:val="22"/>
                <w:szCs w:val="22"/>
                <w:lang w:val="en-GB"/>
              </w:rPr>
              <w:t xml:space="preserve">For each instance of </w:t>
            </w:r>
            <w:r w:rsidRPr="00050DB7">
              <w:rPr>
                <w:rFonts w:ascii="Arial" w:hAnsi="Arial" w:cs="Arial"/>
                <w:b/>
                <w:sz w:val="22"/>
                <w:szCs w:val="22"/>
                <w:lang w:val="en-GB"/>
              </w:rPr>
              <w:t>fixed date range</w:t>
            </w:r>
            <w:r w:rsidRPr="00050DB7">
              <w:rPr>
                <w:rFonts w:ascii="Arial" w:hAnsi="Arial" w:cs="Arial"/>
                <w:sz w:val="22"/>
                <w:szCs w:val="22"/>
                <w:lang w:val="en-GB"/>
              </w:rPr>
              <w:t xml:space="preserve">, at least one of the sub-attributes </w:t>
            </w:r>
            <w:r w:rsidRPr="00050DB7">
              <w:rPr>
                <w:rFonts w:ascii="Arial" w:hAnsi="Arial" w:cs="Arial"/>
                <w:b/>
                <w:sz w:val="22"/>
                <w:szCs w:val="22"/>
                <w:lang w:val="en-GB"/>
              </w:rPr>
              <w:t>date end</w:t>
            </w:r>
            <w:r w:rsidRPr="00050DB7">
              <w:rPr>
                <w:rFonts w:ascii="Arial" w:hAnsi="Arial" w:cs="Arial"/>
                <w:sz w:val="22"/>
                <w:szCs w:val="22"/>
                <w:lang w:val="en-GB"/>
              </w:rPr>
              <w:t xml:space="preserve"> or </w:t>
            </w:r>
            <w:r w:rsidRPr="00050DB7">
              <w:rPr>
                <w:rFonts w:ascii="Arial" w:hAnsi="Arial" w:cs="Arial"/>
                <w:b/>
                <w:sz w:val="22"/>
                <w:szCs w:val="22"/>
                <w:lang w:val="en-GB"/>
              </w:rPr>
              <w:t>date start</w:t>
            </w:r>
            <w:r w:rsidRPr="00050DB7">
              <w:rPr>
                <w:rFonts w:ascii="Arial" w:hAnsi="Arial" w:cs="Arial"/>
                <w:sz w:val="22"/>
                <w:szCs w:val="22"/>
                <w:lang w:val="en-GB"/>
              </w:rPr>
              <w:t xml:space="preserve"> must be populated. </w:t>
            </w:r>
          </w:p>
          <w:p w14:paraId="1598D23E" w14:textId="77777777" w:rsidR="00823210" w:rsidRPr="00050DB7" w:rsidRDefault="00823210" w:rsidP="00694B49">
            <w:pPr>
              <w:spacing w:after="106" w:line="259" w:lineRule="auto"/>
              <w:ind w:left="2"/>
              <w:jc w:val="both"/>
              <w:rPr>
                <w:rFonts w:ascii="Arial" w:hAnsi="Arial" w:cs="Arial"/>
                <w:sz w:val="22"/>
                <w:szCs w:val="22"/>
                <w:lang w:val="en-GB"/>
              </w:rPr>
            </w:pPr>
            <w:r w:rsidRPr="00050DB7">
              <w:rPr>
                <w:rFonts w:ascii="Arial" w:hAnsi="Arial" w:cs="Arial"/>
                <w:sz w:val="22"/>
                <w:szCs w:val="22"/>
                <w:vertAlign w:val="superscript"/>
                <w:lang w:val="en-GB"/>
              </w:rPr>
              <w:t xml:space="preserve">    </w:t>
            </w:r>
            <w:r w:rsidRPr="00050DB7">
              <w:rPr>
                <w:rFonts w:ascii="Arial" w:hAnsi="Arial" w:cs="Arial"/>
                <w:sz w:val="22"/>
                <w:szCs w:val="22"/>
                <w:lang w:val="en-GB"/>
              </w:rPr>
              <w:t xml:space="preserve">For each instance of </w:t>
            </w:r>
            <w:r w:rsidRPr="00050DB7">
              <w:rPr>
                <w:rFonts w:ascii="Arial" w:hAnsi="Arial" w:cs="Arial"/>
                <w:b/>
                <w:sz w:val="22"/>
                <w:szCs w:val="22"/>
                <w:lang w:val="en-GB"/>
              </w:rPr>
              <w:t>information</w:t>
            </w:r>
            <w:r w:rsidRPr="00050DB7">
              <w:rPr>
                <w:rFonts w:ascii="Arial" w:hAnsi="Arial" w:cs="Arial"/>
                <w:sz w:val="22"/>
                <w:szCs w:val="22"/>
                <w:lang w:val="en-GB"/>
              </w:rPr>
              <w:t xml:space="preserve">, at least one of the sub-attributes </w:t>
            </w:r>
            <w:r w:rsidRPr="00050DB7">
              <w:rPr>
                <w:rFonts w:ascii="Arial" w:hAnsi="Arial" w:cs="Arial"/>
                <w:b/>
                <w:sz w:val="22"/>
                <w:szCs w:val="22"/>
                <w:lang w:val="en-GB"/>
              </w:rPr>
              <w:t>file reference</w:t>
            </w:r>
            <w:r w:rsidRPr="00050DB7">
              <w:rPr>
                <w:rFonts w:ascii="Arial" w:hAnsi="Arial" w:cs="Arial"/>
                <w:sz w:val="22"/>
                <w:szCs w:val="22"/>
                <w:lang w:val="en-GB"/>
              </w:rPr>
              <w:t xml:space="preserve"> or </w:t>
            </w:r>
            <w:r w:rsidRPr="00050DB7">
              <w:rPr>
                <w:rFonts w:ascii="Arial" w:hAnsi="Arial" w:cs="Arial"/>
                <w:b/>
                <w:sz w:val="22"/>
                <w:szCs w:val="22"/>
                <w:lang w:val="en-GB"/>
              </w:rPr>
              <w:t>text</w:t>
            </w:r>
            <w:r w:rsidRPr="00050DB7">
              <w:rPr>
                <w:rFonts w:ascii="Arial" w:hAnsi="Arial" w:cs="Arial"/>
                <w:sz w:val="22"/>
                <w:szCs w:val="22"/>
                <w:lang w:val="en-GB"/>
              </w:rPr>
              <w:t xml:space="preserve"> must be populated. </w:t>
            </w:r>
          </w:p>
          <w:p w14:paraId="0E4C2E0E" w14:textId="77777777" w:rsidR="00823210" w:rsidRPr="00823210" w:rsidRDefault="00823210" w:rsidP="00823210">
            <w:pPr>
              <w:pStyle w:val="Kop3"/>
              <w:numPr>
                <w:ilvl w:val="0"/>
                <w:numId w:val="0"/>
              </w:numPr>
              <w:jc w:val="both"/>
              <w:rPr>
                <w:sz w:val="24"/>
                <w:szCs w:val="24"/>
                <w:lang w:val="en-GB"/>
              </w:rPr>
            </w:pPr>
          </w:p>
          <w:p w14:paraId="2DD5E1E1" w14:textId="55FAEC15" w:rsidR="00823210" w:rsidRPr="00823210" w:rsidRDefault="00823210" w:rsidP="00823210">
            <w:pPr>
              <w:pStyle w:val="Kop3"/>
              <w:numPr>
                <w:ilvl w:val="2"/>
                <w:numId w:val="0"/>
              </w:numPr>
              <w:jc w:val="both"/>
              <w:rPr>
                <w:sz w:val="24"/>
                <w:szCs w:val="24"/>
                <w:lang w:val="en-GB"/>
              </w:rPr>
            </w:pPr>
            <w:r w:rsidRPr="00823210">
              <w:rPr>
                <w:sz w:val="24"/>
                <w:szCs w:val="24"/>
                <w:lang w:val="en-GB"/>
              </w:rPr>
              <w:t xml:space="preserve">6.7.1 Span fixed </w:t>
            </w:r>
          </w:p>
          <w:p w14:paraId="014730C3" w14:textId="77777777" w:rsidR="00823210" w:rsidRPr="00050DB7" w:rsidRDefault="00823210" w:rsidP="00694B49">
            <w:pPr>
              <w:spacing w:after="118" w:line="241" w:lineRule="auto"/>
              <w:ind w:left="2" w:right="55"/>
              <w:jc w:val="both"/>
              <w:rPr>
                <w:rFonts w:ascii="Arial" w:hAnsi="Arial" w:cs="Arial"/>
                <w:sz w:val="22"/>
                <w:szCs w:val="22"/>
                <w:lang w:val="en-GB"/>
              </w:rPr>
            </w:pPr>
            <w:r w:rsidRPr="00050DB7">
              <w:rPr>
                <w:rFonts w:ascii="Arial" w:hAnsi="Arial" w:cs="Arial"/>
                <w:sz w:val="22"/>
                <w:szCs w:val="22"/>
                <w:lang w:val="en-GB"/>
              </w:rPr>
              <w:t xml:space="preserve">If it is required to encode the clearance characteristics (vertical or horizontal) for any fixed part of a bridge between piers or supports, it must be done using the feature </w:t>
            </w:r>
            <w:r w:rsidRPr="00050DB7">
              <w:rPr>
                <w:rFonts w:ascii="Arial" w:hAnsi="Arial" w:cs="Arial"/>
                <w:b/>
                <w:sz w:val="22"/>
                <w:szCs w:val="22"/>
                <w:lang w:val="en-GB"/>
              </w:rPr>
              <w:t>Span Fixed</w:t>
            </w:r>
            <w:r w:rsidRPr="00050DB7">
              <w:rPr>
                <w:rFonts w:ascii="Arial" w:hAnsi="Arial" w:cs="Arial"/>
                <w:sz w:val="22"/>
                <w:szCs w:val="22"/>
                <w:lang w:val="en-GB"/>
              </w:rPr>
              <w:t xml:space="preserve">, which must be associated with the feature </w:t>
            </w:r>
            <w:r w:rsidRPr="00050DB7">
              <w:rPr>
                <w:rFonts w:ascii="Arial" w:hAnsi="Arial" w:cs="Arial"/>
                <w:b/>
                <w:sz w:val="22"/>
                <w:szCs w:val="22"/>
                <w:lang w:val="en-GB"/>
              </w:rPr>
              <w:t>Bridge</w:t>
            </w:r>
            <w:r w:rsidRPr="00050DB7">
              <w:rPr>
                <w:rFonts w:ascii="Arial" w:hAnsi="Arial" w:cs="Arial"/>
                <w:sz w:val="22"/>
                <w:szCs w:val="22"/>
                <w:lang w:val="en-GB"/>
              </w:rPr>
              <w:t xml:space="preserve"> (see clause</w:t>
            </w:r>
            <w:r w:rsidRPr="00050DB7">
              <w:rPr>
                <w:rFonts w:ascii="Arial" w:hAnsi="Arial" w:cs="Arial"/>
                <w:color w:val="FF99CC"/>
                <w:sz w:val="22"/>
                <w:szCs w:val="22"/>
                <w:lang w:val="en-GB"/>
              </w:rPr>
              <w:t xml:space="preserve"> </w:t>
            </w:r>
            <w:r w:rsidRPr="00050DB7">
              <w:rPr>
                <w:rFonts w:ascii="Arial" w:hAnsi="Arial" w:cs="Arial"/>
                <w:sz w:val="22"/>
                <w:szCs w:val="22"/>
                <w:lang w:val="en-GB"/>
              </w:rPr>
              <w:fldChar w:fldCharType="begin"/>
            </w:r>
            <w:r w:rsidRPr="00050DB7">
              <w:rPr>
                <w:rFonts w:ascii="Arial" w:hAnsi="Arial" w:cs="Arial"/>
                <w:color w:val="FF99CC"/>
                <w:sz w:val="22"/>
                <w:szCs w:val="22"/>
                <w:lang w:val="en-GB"/>
              </w:rPr>
              <w:instrText xml:space="preserve"> REF _Ref170819854 \r \h </w:instrText>
            </w:r>
            <w:r w:rsidRPr="00050DB7">
              <w:rPr>
                <w:rFonts w:ascii="Arial" w:hAnsi="Arial" w:cs="Arial"/>
                <w:sz w:val="22"/>
                <w:szCs w:val="22"/>
                <w:lang w:val="en-GB"/>
              </w:rPr>
              <w:instrText xml:space="preserve">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color w:val="FF99CC"/>
                <w:sz w:val="22"/>
                <w:szCs w:val="22"/>
                <w:lang w:val="en-GB"/>
              </w:rPr>
              <w:t>6.6</w:t>
            </w:r>
            <w:r w:rsidRPr="00050DB7">
              <w:rPr>
                <w:rFonts w:ascii="Arial" w:hAnsi="Arial" w:cs="Arial"/>
                <w:sz w:val="22"/>
                <w:szCs w:val="22"/>
                <w:lang w:val="en-GB"/>
              </w:rPr>
              <w:fldChar w:fldCharType="end"/>
            </w:r>
            <w:r w:rsidRPr="00050DB7">
              <w:rPr>
                <w:rFonts w:ascii="Arial" w:hAnsi="Arial" w:cs="Arial"/>
                <w:sz w:val="22"/>
                <w:szCs w:val="22"/>
                <w:lang w:val="en-GB"/>
              </w:rPr>
              <w:t xml:space="preserve">) using the association </w:t>
            </w:r>
            <w:r w:rsidRPr="00050DB7">
              <w:rPr>
                <w:rFonts w:ascii="Arial" w:hAnsi="Arial" w:cs="Arial"/>
                <w:b/>
                <w:sz w:val="22"/>
                <w:szCs w:val="22"/>
                <w:lang w:val="en-GB"/>
              </w:rPr>
              <w:t>Bridge Aggregation</w:t>
            </w:r>
            <w:r w:rsidRPr="00050DB7">
              <w:rPr>
                <w:rFonts w:ascii="Arial" w:hAnsi="Arial" w:cs="Arial"/>
                <w:sz w:val="22"/>
                <w:szCs w:val="22"/>
                <w:lang w:val="en-GB"/>
              </w:rPr>
              <w:t xml:space="preserve"> (see clause</w:t>
            </w:r>
            <w:r w:rsidRPr="00050DB7">
              <w:rPr>
                <w:rFonts w:ascii="Arial" w:hAnsi="Arial" w:cs="Arial"/>
                <w:color w:val="339966"/>
                <w:sz w:val="22"/>
                <w:szCs w:val="22"/>
                <w:lang w:val="en-GB"/>
              </w:rPr>
              <w:t xml:space="preserve"> </w:t>
            </w:r>
            <w:r w:rsidRPr="00050DB7">
              <w:rPr>
                <w:rFonts w:ascii="Arial" w:hAnsi="Arial" w:cs="Arial"/>
                <w:sz w:val="22"/>
                <w:szCs w:val="22"/>
                <w:lang w:val="en-GB"/>
              </w:rPr>
              <w:fldChar w:fldCharType="begin"/>
            </w:r>
            <w:r w:rsidRPr="00050DB7">
              <w:rPr>
                <w:rFonts w:ascii="Arial" w:hAnsi="Arial" w:cs="Arial"/>
                <w:color w:val="339966"/>
                <w:sz w:val="22"/>
                <w:szCs w:val="22"/>
                <w:lang w:val="en-GB"/>
              </w:rPr>
              <w:instrText xml:space="preserve"> REF _Ref172553161 \r \h </w:instrText>
            </w:r>
            <w:r w:rsidRPr="00050DB7">
              <w:rPr>
                <w:rFonts w:ascii="Arial" w:hAnsi="Arial" w:cs="Arial"/>
                <w:sz w:val="22"/>
                <w:szCs w:val="22"/>
                <w:lang w:val="en-GB"/>
              </w:rPr>
              <w:instrText xml:space="preserve">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color w:val="339966"/>
                <w:sz w:val="22"/>
                <w:szCs w:val="22"/>
                <w:lang w:val="en-GB"/>
              </w:rPr>
              <w:t>25.3</w:t>
            </w:r>
            <w:r w:rsidRPr="00050DB7">
              <w:rPr>
                <w:rFonts w:ascii="Arial" w:hAnsi="Arial" w:cs="Arial"/>
                <w:sz w:val="22"/>
                <w:szCs w:val="22"/>
                <w:lang w:val="en-GB"/>
              </w:rPr>
              <w:fldChar w:fldCharType="end"/>
            </w:r>
            <w:r w:rsidRPr="00050DB7">
              <w:rPr>
                <w:rFonts w:ascii="Arial" w:hAnsi="Arial" w:cs="Arial"/>
                <w:sz w:val="22"/>
                <w:szCs w:val="22"/>
                <w:lang w:val="en-GB"/>
              </w:rPr>
              <w:t>). See clause</w:t>
            </w:r>
            <w:r w:rsidRPr="00050DB7">
              <w:rPr>
                <w:rFonts w:ascii="Arial" w:hAnsi="Arial" w:cs="Arial"/>
                <w:color w:val="339966"/>
                <w:sz w:val="22"/>
                <w:szCs w:val="22"/>
                <w:lang w:val="en-GB"/>
              </w:rPr>
              <w:t xml:space="preserve"> </w:t>
            </w:r>
            <w:r w:rsidRPr="00050DB7">
              <w:rPr>
                <w:rFonts w:ascii="Arial" w:hAnsi="Arial" w:cs="Arial"/>
                <w:sz w:val="22"/>
                <w:szCs w:val="22"/>
                <w:lang w:val="en-GB"/>
              </w:rPr>
              <w:fldChar w:fldCharType="begin"/>
            </w:r>
            <w:r w:rsidRPr="00050DB7">
              <w:rPr>
                <w:rFonts w:ascii="Arial" w:hAnsi="Arial" w:cs="Arial"/>
                <w:color w:val="339966"/>
                <w:sz w:val="22"/>
                <w:szCs w:val="22"/>
                <w:lang w:val="en-GB"/>
              </w:rPr>
              <w:instrText xml:space="preserve"> REF _Ref170819854 \r \h </w:instrText>
            </w:r>
            <w:r w:rsidRPr="00050DB7">
              <w:rPr>
                <w:rFonts w:ascii="Arial" w:hAnsi="Arial" w:cs="Arial"/>
                <w:sz w:val="22"/>
                <w:szCs w:val="22"/>
                <w:lang w:val="en-GB"/>
              </w:rPr>
              <w:instrText xml:space="preserve">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color w:val="339966"/>
                <w:sz w:val="22"/>
                <w:szCs w:val="22"/>
                <w:lang w:val="en-GB"/>
              </w:rPr>
              <w:t>6.6</w:t>
            </w:r>
            <w:r w:rsidRPr="00050DB7">
              <w:rPr>
                <w:rFonts w:ascii="Arial" w:hAnsi="Arial" w:cs="Arial"/>
                <w:sz w:val="22"/>
                <w:szCs w:val="22"/>
                <w:lang w:val="en-GB"/>
              </w:rPr>
              <w:fldChar w:fldCharType="end"/>
            </w:r>
            <w:r w:rsidRPr="00050DB7">
              <w:rPr>
                <w:rFonts w:ascii="Arial" w:hAnsi="Arial" w:cs="Arial"/>
                <w:color w:val="339966"/>
                <w:sz w:val="22"/>
                <w:szCs w:val="22"/>
                <w:lang w:val="en-GB"/>
              </w:rPr>
              <w:t xml:space="preserve"> </w:t>
            </w:r>
            <w:r w:rsidRPr="00050DB7">
              <w:rPr>
                <w:rFonts w:ascii="Arial" w:hAnsi="Arial" w:cs="Arial"/>
                <w:sz w:val="22"/>
                <w:szCs w:val="22"/>
                <w:lang w:val="en-GB"/>
              </w:rPr>
              <w:t xml:space="preserve">for examples of </w:t>
            </w:r>
            <w:r w:rsidRPr="00050DB7">
              <w:rPr>
                <w:rFonts w:ascii="Arial" w:hAnsi="Arial" w:cs="Arial"/>
                <w:b/>
                <w:sz w:val="22"/>
                <w:szCs w:val="22"/>
                <w:lang w:val="en-GB"/>
              </w:rPr>
              <w:t>Span Fixed</w:t>
            </w:r>
            <w:r w:rsidRPr="00050DB7">
              <w:rPr>
                <w:rFonts w:ascii="Arial" w:hAnsi="Arial" w:cs="Arial"/>
                <w:sz w:val="22"/>
                <w:szCs w:val="22"/>
                <w:lang w:val="en-GB"/>
              </w:rPr>
              <w:t xml:space="preserve"> features aggregated to </w:t>
            </w:r>
            <w:r w:rsidRPr="00050DB7">
              <w:rPr>
                <w:rFonts w:ascii="Arial" w:hAnsi="Arial" w:cs="Arial"/>
                <w:b/>
                <w:sz w:val="22"/>
                <w:szCs w:val="22"/>
                <w:lang w:val="en-GB"/>
              </w:rPr>
              <w:t>Bridge</w:t>
            </w:r>
            <w:r w:rsidRPr="00050DB7">
              <w:rPr>
                <w:rFonts w:ascii="Arial" w:hAnsi="Arial" w:cs="Arial"/>
                <w:sz w:val="22"/>
                <w:szCs w:val="22"/>
                <w:lang w:val="en-GB"/>
              </w:rPr>
              <w:t xml:space="preserve">. </w:t>
            </w:r>
          </w:p>
          <w:p w14:paraId="232648E9" w14:textId="77777777" w:rsidR="00823210" w:rsidRPr="00050DB7" w:rsidRDefault="00823210" w:rsidP="00694B49">
            <w:pPr>
              <w:spacing w:line="259" w:lineRule="auto"/>
              <w:ind w:left="2"/>
              <w:jc w:val="both"/>
              <w:rPr>
                <w:rFonts w:ascii="Arial" w:hAnsi="Arial" w:cs="Arial"/>
                <w:sz w:val="22"/>
                <w:szCs w:val="22"/>
                <w:lang w:val="en-GB"/>
              </w:rPr>
            </w:pPr>
            <w:r w:rsidRPr="00050DB7">
              <w:rPr>
                <w:rFonts w:ascii="Arial" w:hAnsi="Arial" w:cs="Arial"/>
                <w:sz w:val="22"/>
                <w:szCs w:val="22"/>
                <w:lang w:val="en-GB"/>
              </w:rPr>
              <w:t>The value of the vertical clearance between (high) water level and any fixed overhead obstruction must always be given, where known, on the largest optimum display scale IENC data intended for navigation under the overhead obstruction, and for detailed passage planning. The datum above which clearances are given must be a high water level, preferably Highest As</w:t>
            </w:r>
            <w:r w:rsidRPr="001972DB">
              <w:rPr>
                <w:rFonts w:ascii="Arial" w:hAnsi="Arial" w:cs="Arial"/>
                <w:sz w:val="22"/>
                <w:szCs w:val="22"/>
                <w:lang w:val="en-GB"/>
              </w:rPr>
              <w:t xml:space="preserve">tronomical Tide (HAT), where the tide is appreciable. Clearances must be populated using the complex attribute </w:t>
            </w:r>
            <w:r w:rsidRPr="001972DB">
              <w:rPr>
                <w:rFonts w:ascii="Arial" w:hAnsi="Arial" w:cs="Arial"/>
                <w:b/>
                <w:sz w:val="22"/>
                <w:szCs w:val="22"/>
                <w:lang w:val="en-GB"/>
              </w:rPr>
              <w:t>vertical clearance fixed</w:t>
            </w:r>
            <w:r w:rsidRPr="001972DB">
              <w:rPr>
                <w:rFonts w:ascii="Arial" w:hAnsi="Arial" w:cs="Arial"/>
                <w:sz w:val="22"/>
                <w:szCs w:val="22"/>
                <w:lang w:val="en-GB"/>
              </w:rPr>
              <w:t xml:space="preserve"> and sub-attributes populated relevant to the feature</w:t>
            </w:r>
            <w:r w:rsidRPr="00050DB7">
              <w:rPr>
                <w:rFonts w:ascii="Arial" w:hAnsi="Arial" w:cs="Arial"/>
                <w:sz w:val="22"/>
                <w:szCs w:val="22"/>
                <w:lang w:val="en-GB"/>
              </w:rPr>
              <w:t xml:space="preserve">. </w:t>
            </w:r>
            <w:r w:rsidRPr="00050DB7">
              <w:rPr>
                <w:rFonts w:ascii="Arial" w:hAnsi="Arial" w:cs="Arial"/>
                <w:sz w:val="22"/>
                <w:szCs w:val="22"/>
                <w:u w:val="single" w:color="000000"/>
                <w:lang w:val="en-GB"/>
              </w:rPr>
              <w:t>Remarks:</w:t>
            </w:r>
            <w:r w:rsidRPr="00050DB7">
              <w:rPr>
                <w:rFonts w:ascii="Arial" w:hAnsi="Arial" w:cs="Arial"/>
                <w:sz w:val="22"/>
                <w:szCs w:val="22"/>
                <w:lang w:val="en-GB"/>
              </w:rPr>
              <w:t xml:space="preserve"> </w:t>
            </w:r>
          </w:p>
          <w:p w14:paraId="0EC7E299" w14:textId="77777777" w:rsidR="00823210" w:rsidRPr="001972DB" w:rsidRDefault="00823210" w:rsidP="008949E4">
            <w:pPr>
              <w:numPr>
                <w:ilvl w:val="0"/>
                <w:numId w:val="5"/>
              </w:numPr>
              <w:spacing w:after="15" w:line="241" w:lineRule="auto"/>
              <w:ind w:hanging="240"/>
              <w:jc w:val="both"/>
              <w:rPr>
                <w:rFonts w:ascii="Arial" w:hAnsi="Arial" w:cs="Arial"/>
                <w:sz w:val="22"/>
                <w:szCs w:val="22"/>
                <w:lang w:val="en-GB"/>
              </w:rPr>
            </w:pPr>
            <w:r w:rsidRPr="00050DB7">
              <w:rPr>
                <w:rFonts w:ascii="Arial" w:hAnsi="Arial" w:cs="Arial"/>
                <w:b/>
                <w:sz w:val="22"/>
                <w:szCs w:val="22"/>
                <w:lang w:val="en-GB"/>
              </w:rPr>
              <w:t>Span Fixed</w:t>
            </w:r>
            <w:r w:rsidRPr="00050DB7">
              <w:rPr>
                <w:rFonts w:ascii="Arial" w:hAnsi="Arial" w:cs="Arial"/>
                <w:sz w:val="22"/>
                <w:szCs w:val="22"/>
                <w:lang w:val="en-GB"/>
              </w:rPr>
              <w:t xml:space="preserve"> features should only be encoded </w:t>
            </w:r>
            <w:r w:rsidRPr="00050DB7">
              <w:rPr>
                <w:rFonts w:ascii="Arial" w:hAnsi="Arial" w:cs="Arial"/>
                <w:sz w:val="22"/>
                <w:szCs w:val="22"/>
                <w:u w:val="single" w:color="000000"/>
                <w:lang w:val="en-GB"/>
              </w:rPr>
              <w:t>if the span is entirely or partly</w:t>
            </w:r>
            <w:r w:rsidRPr="00050DB7">
              <w:rPr>
                <w:rFonts w:ascii="Arial" w:hAnsi="Arial" w:cs="Arial"/>
                <w:sz w:val="22"/>
                <w:szCs w:val="22"/>
                <w:lang w:val="en-GB"/>
              </w:rPr>
              <w:t xml:space="preserve"> over navigable water at the optimum display scale for the I</w:t>
            </w:r>
            <w:r w:rsidRPr="001972DB">
              <w:rPr>
                <w:rFonts w:ascii="Arial" w:hAnsi="Arial" w:cs="Arial"/>
                <w:sz w:val="22"/>
                <w:szCs w:val="22"/>
                <w:lang w:val="en-GB"/>
              </w:rPr>
              <w:t xml:space="preserve">ENC data. </w:t>
            </w:r>
          </w:p>
          <w:p w14:paraId="254CBF4B" w14:textId="77777777" w:rsidR="00823210" w:rsidRPr="00050DB7" w:rsidRDefault="00823210" w:rsidP="008949E4">
            <w:pPr>
              <w:numPr>
                <w:ilvl w:val="0"/>
                <w:numId w:val="5"/>
              </w:numPr>
              <w:spacing w:after="0" w:line="234" w:lineRule="auto"/>
              <w:ind w:hanging="240"/>
              <w:jc w:val="both"/>
              <w:rPr>
                <w:rFonts w:ascii="Arial" w:hAnsi="Arial" w:cs="Arial"/>
                <w:sz w:val="22"/>
                <w:szCs w:val="22"/>
                <w:lang w:val="en-GB"/>
              </w:rPr>
            </w:pPr>
            <w:r w:rsidRPr="001972DB">
              <w:rPr>
                <w:rFonts w:ascii="Arial" w:hAnsi="Arial" w:cs="Arial"/>
                <w:sz w:val="22"/>
                <w:szCs w:val="22"/>
                <w:lang w:val="en-GB"/>
              </w:rPr>
              <w:t>Where the optimum display scale of the I</w:t>
            </w:r>
            <w:r w:rsidRPr="00697F47">
              <w:rPr>
                <w:rFonts w:ascii="Arial" w:hAnsi="Arial" w:cs="Arial"/>
                <w:sz w:val="22"/>
                <w:szCs w:val="22"/>
                <w:lang w:val="en-GB"/>
              </w:rPr>
              <w:t>ENC data is such that individual spans on a fixed bridge over navigable water cannot be indicated, the entir</w:t>
            </w:r>
            <w:r w:rsidRPr="005A7768">
              <w:rPr>
                <w:rFonts w:ascii="Arial" w:hAnsi="Arial" w:cs="Arial"/>
                <w:sz w:val="22"/>
                <w:szCs w:val="22"/>
                <w:lang w:val="en-GB"/>
              </w:rPr>
              <w:t xml:space="preserve">e bridge should be covered by a single </w:t>
            </w:r>
            <w:r w:rsidRPr="005A7768">
              <w:rPr>
                <w:rFonts w:ascii="Arial" w:hAnsi="Arial" w:cs="Arial"/>
                <w:b/>
                <w:sz w:val="22"/>
                <w:szCs w:val="22"/>
                <w:lang w:val="en-GB"/>
              </w:rPr>
              <w:t>Span Fixed</w:t>
            </w:r>
            <w:r w:rsidRPr="002469A6">
              <w:rPr>
                <w:rFonts w:ascii="Arial" w:hAnsi="Arial" w:cs="Arial"/>
                <w:sz w:val="22"/>
                <w:szCs w:val="22"/>
                <w:lang w:val="en-GB"/>
              </w:rPr>
              <w:t xml:space="preserve"> feature, having attributes populated according to the most navigationally important span.</w:t>
            </w:r>
            <w:r w:rsidRPr="00050DB7">
              <w:rPr>
                <w:rFonts w:ascii="Arial" w:hAnsi="Arial" w:cs="Arial"/>
                <w:sz w:val="22"/>
                <w:szCs w:val="22"/>
                <w:lang w:val="en-GB"/>
              </w:rPr>
              <w:t xml:space="preserve"> </w:t>
            </w:r>
          </w:p>
          <w:p w14:paraId="0C5368D1" w14:textId="77777777" w:rsidR="00823210" w:rsidRPr="00050DB7" w:rsidRDefault="00823210" w:rsidP="008949E4">
            <w:pPr>
              <w:numPr>
                <w:ilvl w:val="0"/>
                <w:numId w:val="7"/>
              </w:numPr>
              <w:tabs>
                <w:tab w:val="left" w:pos="0"/>
                <w:tab w:val="left" w:pos="240"/>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uppressAutoHyphens/>
              <w:spacing w:after="0"/>
              <w:ind w:left="238" w:hanging="238"/>
              <w:jc w:val="both"/>
              <w:rPr>
                <w:rFonts w:ascii="Arial" w:hAnsi="Arial" w:cs="Arial"/>
                <w:sz w:val="22"/>
                <w:szCs w:val="22"/>
                <w:lang w:val="en-GB"/>
              </w:rPr>
            </w:pPr>
            <w:bookmarkStart w:id="18" w:name="_Hlk160699442"/>
            <w:r w:rsidRPr="00050DB7">
              <w:rPr>
                <w:rFonts w:ascii="Arial" w:hAnsi="Arial" w:cs="Arial"/>
                <w:sz w:val="22"/>
                <w:szCs w:val="22"/>
                <w:lang w:val="en-GB"/>
              </w:rPr>
              <w:t xml:space="preserve">Value </w:t>
            </w:r>
            <w:r w:rsidRPr="00050DB7">
              <w:rPr>
                <w:rFonts w:ascii="Arial" w:hAnsi="Arial" w:cs="Arial"/>
                <w:i/>
                <w:iCs/>
                <w:sz w:val="22"/>
                <w:szCs w:val="22"/>
                <w:lang w:val="en-GB"/>
              </w:rPr>
              <w:t>13</w:t>
            </w:r>
            <w:r w:rsidRPr="00050DB7">
              <w:rPr>
                <w:rFonts w:ascii="Arial" w:hAnsi="Arial" w:cs="Arial"/>
                <w:sz w:val="22"/>
                <w:szCs w:val="22"/>
                <w:lang w:val="en-GB"/>
              </w:rPr>
              <w:t xml:space="preserve"> (low water) for attribute </w:t>
            </w:r>
            <w:r w:rsidRPr="00050DB7">
              <w:rPr>
                <w:rFonts w:ascii="Arial" w:hAnsi="Arial" w:cs="Arial"/>
                <w:b/>
                <w:bCs/>
                <w:sz w:val="22"/>
                <w:szCs w:val="22"/>
                <w:lang w:val="en-GB"/>
              </w:rPr>
              <w:t>vertical datum</w:t>
            </w:r>
            <w:r w:rsidRPr="00050DB7">
              <w:rPr>
                <w:rFonts w:ascii="Arial" w:hAnsi="Arial" w:cs="Arial"/>
                <w:sz w:val="22"/>
                <w:szCs w:val="22"/>
                <w:lang w:val="en-GB"/>
              </w:rPr>
              <w:t xml:space="preserve"> is only applicable to enclosed (inland) waterways; and must not be used to indicate </w:t>
            </w:r>
            <w:r w:rsidRPr="00050DB7">
              <w:rPr>
                <w:rFonts w:ascii="Arial" w:hAnsi="Arial" w:cs="Arial"/>
                <w:bCs/>
                <w:sz w:val="22"/>
                <w:szCs w:val="22"/>
                <w:lang w:val="en-GB"/>
              </w:rPr>
              <w:t xml:space="preserve">the reference datum for </w:t>
            </w:r>
            <w:r w:rsidRPr="00050DB7">
              <w:rPr>
                <w:rFonts w:ascii="Arial" w:hAnsi="Arial" w:cs="Arial"/>
                <w:sz w:val="22"/>
                <w:szCs w:val="22"/>
                <w:lang w:val="en-GB"/>
              </w:rPr>
              <w:t>vertical clearances in tidal waters.</w:t>
            </w:r>
            <w:bookmarkEnd w:id="18"/>
          </w:p>
          <w:p w14:paraId="76E8DD78" w14:textId="77777777" w:rsidR="00823210" w:rsidRPr="00050DB7" w:rsidRDefault="00823210" w:rsidP="008949E4">
            <w:pPr>
              <w:numPr>
                <w:ilvl w:val="0"/>
                <w:numId w:val="5"/>
              </w:numPr>
              <w:spacing w:after="103" w:line="259" w:lineRule="auto"/>
              <w:ind w:left="238" w:hanging="240"/>
              <w:jc w:val="both"/>
              <w:rPr>
                <w:rFonts w:ascii="Arial" w:hAnsi="Arial" w:cs="Arial"/>
                <w:sz w:val="22"/>
                <w:szCs w:val="22"/>
                <w:lang w:val="en-GB"/>
              </w:rPr>
            </w:pPr>
            <w:r w:rsidRPr="00050DB7">
              <w:rPr>
                <w:rFonts w:ascii="Arial" w:hAnsi="Arial" w:cs="Arial"/>
                <w:bCs/>
                <w:sz w:val="22"/>
                <w:szCs w:val="22"/>
                <w:lang w:val="en-GB"/>
              </w:rPr>
              <w:t xml:space="preserve">Where encoded, an associated instance of the cartographic feature </w:t>
            </w:r>
            <w:r w:rsidRPr="00050DB7">
              <w:rPr>
                <w:rFonts w:ascii="Arial" w:hAnsi="Arial" w:cs="Arial"/>
                <w:b/>
                <w:sz w:val="22"/>
                <w:szCs w:val="22"/>
                <w:lang w:val="en-GB"/>
              </w:rPr>
              <w:t>Text Placement</w:t>
            </w:r>
            <w:r w:rsidRPr="00050DB7">
              <w:rPr>
                <w:rFonts w:ascii="Arial" w:hAnsi="Arial" w:cs="Arial"/>
                <w:bCs/>
                <w:sz w:val="22"/>
                <w:szCs w:val="22"/>
                <w:lang w:val="en-GB"/>
              </w:rPr>
              <w:t xml:space="preserve"> (see clause </w:t>
            </w:r>
            <w:r w:rsidRPr="00050DB7">
              <w:rPr>
                <w:rFonts w:ascii="Arial" w:hAnsi="Arial" w:cs="Arial"/>
                <w:bCs/>
                <w:sz w:val="22"/>
                <w:szCs w:val="22"/>
                <w:lang w:val="en-GB"/>
              </w:rPr>
              <w:fldChar w:fldCharType="begin"/>
            </w:r>
            <w:r w:rsidRPr="00050DB7">
              <w:rPr>
                <w:rFonts w:ascii="Arial" w:hAnsi="Arial" w:cs="Arial"/>
                <w:bCs/>
                <w:sz w:val="22"/>
                <w:szCs w:val="22"/>
                <w:lang w:val="en-GB"/>
              </w:rPr>
              <w:instrText xml:space="preserve"> REF _Ref172549205 \r \h  \* MERGEFORMAT </w:instrText>
            </w:r>
            <w:r w:rsidRPr="00050DB7">
              <w:rPr>
                <w:rFonts w:ascii="Arial" w:hAnsi="Arial" w:cs="Arial"/>
                <w:bCs/>
                <w:sz w:val="22"/>
                <w:szCs w:val="22"/>
                <w:lang w:val="en-GB"/>
              </w:rPr>
            </w:r>
            <w:r w:rsidRPr="00050DB7">
              <w:rPr>
                <w:rFonts w:ascii="Arial" w:hAnsi="Arial" w:cs="Arial"/>
                <w:bCs/>
                <w:sz w:val="22"/>
                <w:szCs w:val="22"/>
                <w:lang w:val="en-GB"/>
              </w:rPr>
              <w:fldChar w:fldCharType="separate"/>
            </w:r>
            <w:r>
              <w:rPr>
                <w:rFonts w:ascii="Arial" w:hAnsi="Arial" w:cs="Arial"/>
                <w:bCs/>
                <w:sz w:val="22"/>
                <w:szCs w:val="22"/>
                <w:lang w:val="en-GB"/>
              </w:rPr>
              <w:t>23.1</w:t>
            </w:r>
            <w:r w:rsidRPr="00050DB7">
              <w:rPr>
                <w:rFonts w:ascii="Arial" w:hAnsi="Arial" w:cs="Arial"/>
                <w:bCs/>
                <w:sz w:val="22"/>
                <w:szCs w:val="22"/>
                <w:lang w:val="en-GB"/>
              </w:rPr>
              <w:fldChar w:fldCharType="end"/>
            </w:r>
            <w:r w:rsidRPr="00050DB7">
              <w:rPr>
                <w:rFonts w:ascii="Arial" w:hAnsi="Arial" w:cs="Arial"/>
                <w:bCs/>
                <w:sz w:val="22"/>
                <w:szCs w:val="22"/>
                <w:lang w:val="en-GB"/>
              </w:rPr>
              <w:t xml:space="preserve">) relates to the positioning of the vertical and/or horizontal clearances for the span, where </w:t>
            </w:r>
            <w:proofErr w:type="spellStart"/>
            <w:r w:rsidRPr="00050DB7">
              <w:rPr>
                <w:rFonts w:ascii="Arial" w:hAnsi="Arial" w:cs="Arial"/>
                <w:bCs/>
                <w:sz w:val="22"/>
                <w:szCs w:val="22"/>
                <w:lang w:val="en-GB"/>
              </w:rPr>
              <w:t>encoded.</w:t>
            </w:r>
            <w:r w:rsidRPr="00050DB7">
              <w:rPr>
                <w:rFonts w:ascii="Arial" w:hAnsi="Arial" w:cs="Arial"/>
                <w:sz w:val="22"/>
                <w:szCs w:val="22"/>
                <w:lang w:val="en-GB"/>
              </w:rPr>
              <w:t>If</w:t>
            </w:r>
            <w:proofErr w:type="spellEnd"/>
            <w:r w:rsidRPr="00050DB7">
              <w:rPr>
                <w:rFonts w:ascii="Arial" w:hAnsi="Arial" w:cs="Arial"/>
                <w:sz w:val="22"/>
                <w:szCs w:val="22"/>
                <w:lang w:val="en-GB"/>
              </w:rPr>
              <w:t xml:space="preserve"> available and considered important for route planning and/or monitoring, the vertical uncertainty associated with encoded vertical clearance values should also be encoded. </w:t>
            </w:r>
          </w:p>
          <w:p w14:paraId="5E854E59" w14:textId="77777777" w:rsidR="00823210" w:rsidRPr="00050DB7" w:rsidRDefault="00823210" w:rsidP="00694B49">
            <w:pPr>
              <w:spacing w:line="259" w:lineRule="auto"/>
              <w:jc w:val="both"/>
              <w:rPr>
                <w:rFonts w:ascii="Arial" w:hAnsi="Arial" w:cs="Arial"/>
                <w:sz w:val="22"/>
                <w:szCs w:val="22"/>
                <w:lang w:val="en-GB"/>
              </w:rPr>
            </w:pPr>
            <w:r w:rsidRPr="00050DB7">
              <w:rPr>
                <w:rFonts w:ascii="Arial" w:hAnsi="Arial" w:cs="Arial"/>
                <w:sz w:val="22"/>
                <w:szCs w:val="22"/>
                <w:u w:val="single" w:color="000000"/>
                <w:lang w:val="en-GB"/>
              </w:rPr>
              <w:t>Distinction:</w:t>
            </w:r>
            <w:r w:rsidRPr="00050DB7">
              <w:rPr>
                <w:rFonts w:ascii="Arial" w:hAnsi="Arial" w:cs="Arial"/>
                <w:sz w:val="22"/>
                <w:szCs w:val="22"/>
                <w:lang w:val="en-GB"/>
              </w:rPr>
              <w:t xml:space="preserve"> Bridge; Cable Overhead; Conveyor; Pipeline Overhead; Span Opening. </w:t>
            </w:r>
          </w:p>
        </w:tc>
      </w:tr>
    </w:tbl>
    <w:p w14:paraId="2C867A2C" w14:textId="77777777" w:rsidR="00823210" w:rsidRPr="00184EAD" w:rsidRDefault="00823210" w:rsidP="00823210">
      <w:pPr>
        <w:spacing w:line="259" w:lineRule="auto"/>
        <w:ind w:left="269"/>
        <w:jc w:val="both"/>
        <w:rPr>
          <w:rFonts w:ascii="Arial" w:hAnsi="Arial" w:cs="Arial"/>
          <w:sz w:val="22"/>
          <w:szCs w:val="22"/>
          <w:lang w:val="en-GB"/>
        </w:rPr>
      </w:pPr>
    </w:p>
    <w:p w14:paraId="3E09B07E" w14:textId="77777777" w:rsidR="00823210" w:rsidRPr="00184EAD" w:rsidRDefault="00823210" w:rsidP="00823210">
      <w:pPr>
        <w:spacing w:line="259" w:lineRule="auto"/>
        <w:ind w:left="269"/>
        <w:jc w:val="both"/>
        <w:rPr>
          <w:rFonts w:ascii="Arial" w:hAnsi="Arial" w:cs="Arial"/>
          <w:sz w:val="22"/>
          <w:szCs w:val="22"/>
          <w:lang w:val="en-GB"/>
        </w:rPr>
      </w:pPr>
    </w:p>
    <w:tbl>
      <w:tblPr>
        <w:tblW w:w="10010" w:type="dxa"/>
        <w:tblInd w:w="161" w:type="dxa"/>
        <w:tblCellMar>
          <w:top w:w="12" w:type="dxa"/>
          <w:right w:w="115" w:type="dxa"/>
        </w:tblCellMar>
        <w:tblLook w:val="04A0" w:firstRow="1" w:lastRow="0" w:firstColumn="1" w:lastColumn="0" w:noHBand="0" w:noVBand="1"/>
      </w:tblPr>
      <w:tblGrid>
        <w:gridCol w:w="10010"/>
      </w:tblGrid>
      <w:tr w:rsidR="00823210" w:rsidRPr="00050DB7" w14:paraId="0D4D340A" w14:textId="77777777" w:rsidTr="00694B49">
        <w:trPr>
          <w:trHeight w:val="953"/>
        </w:trPr>
        <w:tc>
          <w:tcPr>
            <w:tcW w:w="10010" w:type="dxa"/>
            <w:tcBorders>
              <w:top w:val="single" w:sz="4" w:space="0" w:color="000000"/>
              <w:left w:val="single" w:sz="4" w:space="0" w:color="000000"/>
              <w:bottom w:val="single" w:sz="4" w:space="0" w:color="000000"/>
              <w:right w:val="single" w:sz="4" w:space="0" w:color="000000"/>
            </w:tcBorders>
            <w:shd w:val="clear" w:color="auto" w:fill="auto"/>
          </w:tcPr>
          <w:p w14:paraId="14C4A8B1" w14:textId="77777777" w:rsidR="00823210" w:rsidRPr="00050DB7" w:rsidRDefault="00823210" w:rsidP="00694B49">
            <w:pPr>
              <w:spacing w:line="259" w:lineRule="auto"/>
              <w:ind w:left="549" w:hanging="549"/>
              <w:jc w:val="both"/>
              <w:rPr>
                <w:rFonts w:ascii="Arial" w:hAnsi="Arial" w:cs="Arial"/>
                <w:sz w:val="22"/>
                <w:szCs w:val="22"/>
                <w:lang w:val="en-GB"/>
              </w:rPr>
            </w:pPr>
            <w:r w:rsidRPr="00050DB7">
              <w:rPr>
                <w:rFonts w:ascii="Arial" w:hAnsi="Arial" w:cs="Arial"/>
                <w:sz w:val="22"/>
                <w:szCs w:val="22"/>
                <w:u w:val="single" w:color="000000"/>
                <w:lang w:val="en-GB"/>
              </w:rPr>
              <w:t xml:space="preserve">Inland specific Encoding </w:t>
            </w:r>
            <w:proofErr w:type="spellStart"/>
            <w:r w:rsidRPr="00050DB7">
              <w:rPr>
                <w:rFonts w:ascii="Arial" w:hAnsi="Arial" w:cs="Arial"/>
                <w:sz w:val="22"/>
                <w:szCs w:val="22"/>
                <w:u w:val="single" w:color="000000"/>
                <w:lang w:val="en-GB"/>
              </w:rPr>
              <w:t>Instructions:</w:t>
            </w:r>
            <w:r w:rsidRPr="00050DB7">
              <w:rPr>
                <w:rFonts w:ascii="Arial" w:hAnsi="Arial" w:cs="Arial"/>
                <w:sz w:val="22"/>
                <w:szCs w:val="22"/>
                <w:lang w:val="en-GB"/>
              </w:rPr>
              <w:t>A</w:t>
            </w:r>
            <w:proofErr w:type="spellEnd"/>
            <w:r w:rsidRPr="00050DB7">
              <w:rPr>
                <w:rFonts w:ascii="Arial" w:hAnsi="Arial" w:cs="Arial"/>
                <w:sz w:val="22"/>
                <w:szCs w:val="22"/>
                <w:lang w:val="en-GB"/>
              </w:rPr>
              <w:t>)</w:t>
            </w:r>
            <w:r w:rsidRPr="00050DB7">
              <w:rPr>
                <w:rFonts w:ascii="Arial" w:hAnsi="Arial" w:cs="Arial"/>
                <w:sz w:val="22"/>
                <w:szCs w:val="22"/>
                <w:lang w:val="en-GB"/>
              </w:rPr>
              <w:tab/>
              <w:t>All bridge types:</w:t>
            </w:r>
          </w:p>
          <w:p w14:paraId="57885CC0" w14:textId="77777777" w:rsidR="00823210" w:rsidRPr="00050DB7" w:rsidRDefault="00823210" w:rsidP="00694B49">
            <w:pPr>
              <w:spacing w:line="259" w:lineRule="auto"/>
              <w:ind w:left="1098" w:hanging="549"/>
              <w:jc w:val="both"/>
              <w:rPr>
                <w:rFonts w:ascii="Arial" w:hAnsi="Arial" w:cs="Arial"/>
                <w:sz w:val="22"/>
                <w:szCs w:val="22"/>
                <w:lang w:val="en-GB"/>
              </w:rPr>
            </w:pPr>
            <w:proofErr w:type="spellStart"/>
            <w:r w:rsidRPr="00050DB7">
              <w:rPr>
                <w:rFonts w:ascii="Arial" w:hAnsi="Arial" w:cs="Arial"/>
                <w:sz w:val="22"/>
                <w:szCs w:val="22"/>
                <w:lang w:val="en-GB"/>
              </w:rPr>
              <w:t>i</w:t>
            </w:r>
            <w:proofErr w:type="spellEnd"/>
            <w:r w:rsidRPr="00050DB7">
              <w:rPr>
                <w:rFonts w:ascii="Arial" w:hAnsi="Arial" w:cs="Arial"/>
                <w:sz w:val="22"/>
                <w:szCs w:val="22"/>
                <w:lang w:val="en-GB"/>
              </w:rPr>
              <w:t>)</w:t>
            </w:r>
            <w:r w:rsidRPr="00050DB7">
              <w:rPr>
                <w:rFonts w:ascii="Arial" w:hAnsi="Arial" w:cs="Arial"/>
                <w:sz w:val="22"/>
                <w:szCs w:val="22"/>
                <w:lang w:val="en-GB"/>
              </w:rPr>
              <w:tab/>
              <w:t xml:space="preserve">Bridge approaches (over the </w:t>
            </w:r>
            <w:proofErr w:type="spellStart"/>
            <w:r w:rsidRPr="00050DB7">
              <w:rPr>
                <w:rFonts w:ascii="Arial" w:hAnsi="Arial" w:cs="Arial"/>
                <w:sz w:val="22"/>
                <w:szCs w:val="22"/>
                <w:lang w:val="en-GB"/>
              </w:rPr>
              <w:t>bankline</w:t>
            </w:r>
            <w:proofErr w:type="spellEnd"/>
            <w:r w:rsidRPr="00050DB7">
              <w:rPr>
                <w:rFonts w:ascii="Arial" w:hAnsi="Arial" w:cs="Arial"/>
                <w:sz w:val="22"/>
                <w:szCs w:val="22"/>
                <w:lang w:val="en-GB"/>
              </w:rPr>
              <w:t>) should be encoded.</w:t>
            </w:r>
          </w:p>
          <w:p w14:paraId="255B1269"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ii)</w:t>
            </w:r>
            <w:r w:rsidRPr="00050DB7">
              <w:rPr>
                <w:rFonts w:ascii="Arial" w:hAnsi="Arial" w:cs="Arial"/>
                <w:sz w:val="22"/>
                <w:szCs w:val="22"/>
                <w:lang w:val="en-GB"/>
              </w:rPr>
              <w:tab/>
              <w:t xml:space="preserve">The ISRS Location Code of a bridge is assigned to each single span feature of the entire bridge (refer to </w:t>
            </w:r>
            <w:r w:rsidRPr="00050DB7">
              <w:rPr>
                <w:rFonts w:ascii="Arial" w:hAnsi="Arial" w:cs="Arial"/>
                <w:sz w:val="22"/>
                <w:szCs w:val="22"/>
                <w:lang w:val="en-GB"/>
              </w:rPr>
              <w:fldChar w:fldCharType="begin"/>
            </w:r>
            <w:r w:rsidRPr="00050DB7">
              <w:rPr>
                <w:rFonts w:ascii="Arial" w:hAnsi="Arial" w:cs="Arial"/>
                <w:sz w:val="22"/>
                <w:szCs w:val="22"/>
                <w:lang w:val="en-GB"/>
              </w:rPr>
              <w:instrText xml:space="preserve"> REF _Ref175133209 \r \h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sz w:val="22"/>
                <w:szCs w:val="22"/>
                <w:lang w:val="en-GB"/>
              </w:rPr>
              <w:t>2.4.13</w:t>
            </w:r>
            <w:r w:rsidRPr="00050DB7">
              <w:rPr>
                <w:rFonts w:ascii="Arial" w:hAnsi="Arial" w:cs="Arial"/>
                <w:sz w:val="22"/>
                <w:szCs w:val="22"/>
                <w:lang w:val="en-GB"/>
              </w:rPr>
              <w:fldChar w:fldCharType="end"/>
            </w:r>
            <w:r w:rsidRPr="00050DB7">
              <w:rPr>
                <w:rFonts w:ascii="Arial" w:hAnsi="Arial" w:cs="Arial"/>
                <w:sz w:val="22"/>
                <w:szCs w:val="22"/>
                <w:lang w:val="en-GB"/>
              </w:rPr>
              <w:t xml:space="preserve">). If a MRN or RIS-ID is available, the attribute </w:t>
            </w:r>
            <w:r w:rsidRPr="00050DB7">
              <w:rPr>
                <w:rFonts w:ascii="Arial" w:hAnsi="Arial" w:cs="Arial"/>
                <w:b/>
                <w:sz w:val="22"/>
                <w:szCs w:val="22"/>
                <w:lang w:val="en-GB"/>
              </w:rPr>
              <w:t>interoperability identifier</w:t>
            </w:r>
            <w:r w:rsidRPr="00050DB7">
              <w:rPr>
                <w:rFonts w:ascii="Arial" w:hAnsi="Arial" w:cs="Arial"/>
                <w:sz w:val="22"/>
                <w:szCs w:val="22"/>
                <w:lang w:val="en-GB"/>
              </w:rPr>
              <w:t xml:space="preserve"> must be encoded (refer to </w:t>
            </w:r>
            <w:r w:rsidRPr="00050DB7">
              <w:rPr>
                <w:rFonts w:ascii="Arial" w:hAnsi="Arial" w:cs="Arial"/>
                <w:sz w:val="22"/>
                <w:szCs w:val="22"/>
                <w:lang w:val="en-GB"/>
              </w:rPr>
              <w:fldChar w:fldCharType="begin"/>
            </w:r>
            <w:r w:rsidRPr="00050DB7">
              <w:rPr>
                <w:rFonts w:ascii="Arial" w:hAnsi="Arial" w:cs="Arial"/>
                <w:sz w:val="22"/>
                <w:szCs w:val="22"/>
                <w:lang w:val="en-GB"/>
              </w:rPr>
              <w:instrText xml:space="preserve"> REF _Ref175052615 \r \h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sz w:val="22"/>
                <w:szCs w:val="22"/>
                <w:lang w:val="en-GB"/>
              </w:rPr>
              <w:t>2.4.14</w:t>
            </w:r>
            <w:r w:rsidRPr="00050DB7">
              <w:rPr>
                <w:rFonts w:ascii="Arial" w:hAnsi="Arial" w:cs="Arial"/>
                <w:sz w:val="22"/>
                <w:szCs w:val="22"/>
                <w:lang w:val="en-GB"/>
              </w:rPr>
              <w:fldChar w:fldCharType="end"/>
            </w:r>
            <w:r w:rsidRPr="00050DB7">
              <w:rPr>
                <w:rFonts w:ascii="Arial" w:hAnsi="Arial" w:cs="Arial"/>
                <w:sz w:val="22"/>
                <w:szCs w:val="22"/>
                <w:lang w:val="en-GB"/>
              </w:rPr>
              <w:t>).</w:t>
            </w:r>
          </w:p>
          <w:p w14:paraId="31DE05C3"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iii)</w:t>
            </w:r>
            <w:r w:rsidRPr="00050DB7">
              <w:rPr>
                <w:rFonts w:ascii="Arial" w:hAnsi="Arial" w:cs="Arial"/>
                <w:sz w:val="22"/>
                <w:szCs w:val="22"/>
                <w:lang w:val="en-GB"/>
              </w:rPr>
              <w:tab/>
              <w:t xml:space="preserve">Use </w:t>
            </w:r>
            <w:r w:rsidRPr="00050DB7">
              <w:rPr>
                <w:rFonts w:ascii="Arial" w:hAnsi="Arial" w:cs="Arial"/>
                <w:b/>
                <w:sz w:val="22"/>
                <w:szCs w:val="22"/>
                <w:lang w:val="en-GB"/>
              </w:rPr>
              <w:t>vertical datum</w:t>
            </w:r>
            <w:r w:rsidRPr="00050DB7">
              <w:rPr>
                <w:rFonts w:ascii="Arial" w:hAnsi="Arial" w:cs="Arial"/>
                <w:sz w:val="22"/>
                <w:szCs w:val="22"/>
                <w:lang w:val="en-GB"/>
              </w:rPr>
              <w:t xml:space="preserve"> (VERDAT) only if vertical datum differs:</w:t>
            </w:r>
          </w:p>
          <w:p w14:paraId="2D8FC57C"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ab/>
              <w:t>- from DSPM VDAT subfield and</w:t>
            </w:r>
          </w:p>
          <w:p w14:paraId="7F97EFFF" w14:textId="77777777" w:rsidR="00823210" w:rsidRPr="00F32EFD" w:rsidRDefault="00823210" w:rsidP="00694B49">
            <w:pPr>
              <w:spacing w:line="259" w:lineRule="auto"/>
              <w:ind w:left="1098" w:hanging="549"/>
              <w:jc w:val="both"/>
              <w:rPr>
                <w:rFonts w:ascii="Arial" w:hAnsi="Arial" w:cs="Arial"/>
                <w:sz w:val="22"/>
                <w:szCs w:val="22"/>
                <w:lang w:val="en-GB"/>
              </w:rPr>
            </w:pPr>
            <w:r w:rsidRPr="001972DB">
              <w:rPr>
                <w:rFonts w:ascii="Arial" w:hAnsi="Arial" w:cs="Arial"/>
                <w:sz w:val="22"/>
                <w:szCs w:val="22"/>
                <w:lang w:val="en-GB"/>
              </w:rPr>
              <w:tab/>
              <w:t>- from Metadata</w:t>
            </w:r>
            <w:r w:rsidRPr="00697F47">
              <w:rPr>
                <w:rFonts w:ascii="Arial" w:hAnsi="Arial" w:cs="Arial"/>
                <w:sz w:val="22"/>
                <w:szCs w:val="22"/>
                <w:lang w:val="en-GB"/>
              </w:rPr>
              <w:t xml:space="preserve"> feature </w:t>
            </w:r>
            <w:r w:rsidRPr="005A7768">
              <w:rPr>
                <w:rFonts w:ascii="Arial" w:hAnsi="Arial" w:cs="Arial"/>
                <w:b/>
                <w:sz w:val="22"/>
                <w:szCs w:val="22"/>
                <w:lang w:val="en-GB"/>
              </w:rPr>
              <w:t xml:space="preserve">Vertical Datum of Data </w:t>
            </w:r>
            <w:r w:rsidRPr="005A7768">
              <w:rPr>
                <w:rFonts w:ascii="Arial" w:hAnsi="Arial" w:cs="Arial"/>
                <w:sz w:val="22"/>
                <w:szCs w:val="22"/>
                <w:lang w:val="en-GB"/>
              </w:rPr>
              <w:t>(</w:t>
            </w:r>
            <w:proofErr w:type="spellStart"/>
            <w:r w:rsidRPr="002469A6">
              <w:rPr>
                <w:rFonts w:ascii="Arial" w:hAnsi="Arial" w:cs="Arial"/>
                <w:sz w:val="22"/>
                <w:szCs w:val="22"/>
                <w:lang w:val="en-GB"/>
              </w:rPr>
              <w:t>m</w:t>
            </w:r>
            <w:r w:rsidRPr="00AE63BF">
              <w:rPr>
                <w:rFonts w:ascii="Arial" w:hAnsi="Arial" w:cs="Arial"/>
                <w:sz w:val="22"/>
                <w:szCs w:val="22"/>
                <w:lang w:val="en-GB"/>
              </w:rPr>
              <w:t>_vdat</w:t>
            </w:r>
            <w:proofErr w:type="spellEnd"/>
            <w:r w:rsidRPr="00AE63BF">
              <w:rPr>
                <w:rFonts w:ascii="Arial" w:hAnsi="Arial" w:cs="Arial"/>
                <w:sz w:val="22"/>
                <w:szCs w:val="22"/>
                <w:lang w:val="en-GB"/>
              </w:rPr>
              <w:t>) attribute.</w:t>
            </w:r>
          </w:p>
          <w:p w14:paraId="02DF148F"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iv)</w:t>
            </w:r>
            <w:r w:rsidRPr="00050DB7">
              <w:rPr>
                <w:rFonts w:ascii="Arial" w:hAnsi="Arial" w:cs="Arial"/>
                <w:sz w:val="22"/>
                <w:szCs w:val="22"/>
                <w:lang w:val="en-GB"/>
              </w:rPr>
              <w:tab/>
              <w:t xml:space="preserve">If there is no vertical clearance indicator at a bridge, but there is a gauge which can be used to calculate the vertical clearance of the bridge depending on the water level, it should be encoded in accordance with clause </w:t>
            </w:r>
            <w:r w:rsidRPr="00050DB7">
              <w:rPr>
                <w:rFonts w:ascii="Arial" w:hAnsi="Arial" w:cs="Arial"/>
                <w:sz w:val="22"/>
                <w:szCs w:val="22"/>
                <w:lang w:val="en-GB"/>
              </w:rPr>
              <w:fldChar w:fldCharType="begin"/>
            </w:r>
            <w:r w:rsidRPr="00050DB7">
              <w:rPr>
                <w:rFonts w:ascii="Arial" w:hAnsi="Arial" w:cs="Arial"/>
                <w:sz w:val="22"/>
                <w:szCs w:val="22"/>
                <w:lang w:val="en-GB"/>
              </w:rPr>
              <w:instrText xml:space="preserve"> REF _Ref175134718 \r \h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sz w:val="22"/>
                <w:szCs w:val="22"/>
                <w:lang w:val="en-GB"/>
              </w:rPr>
              <w:t>22.15</w:t>
            </w:r>
            <w:r w:rsidRPr="00050DB7">
              <w:rPr>
                <w:rFonts w:ascii="Arial" w:hAnsi="Arial" w:cs="Arial"/>
                <w:sz w:val="22"/>
                <w:szCs w:val="22"/>
                <w:lang w:val="en-GB"/>
              </w:rPr>
              <w:fldChar w:fldCharType="end"/>
            </w:r>
            <w:r w:rsidRPr="00050DB7">
              <w:rPr>
                <w:rFonts w:ascii="Arial" w:hAnsi="Arial" w:cs="Arial"/>
                <w:sz w:val="22"/>
                <w:szCs w:val="22"/>
                <w:lang w:val="en-GB"/>
              </w:rPr>
              <w:t>.</w:t>
            </w:r>
          </w:p>
          <w:p w14:paraId="43245C49" w14:textId="77777777" w:rsidR="00823210" w:rsidRPr="001972DB"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v)</w:t>
            </w:r>
            <w:r w:rsidRPr="00050DB7">
              <w:rPr>
                <w:rFonts w:ascii="Arial" w:hAnsi="Arial" w:cs="Arial"/>
                <w:sz w:val="22"/>
                <w:szCs w:val="22"/>
                <w:lang w:val="en-GB"/>
              </w:rPr>
              <w:tab/>
              <w:t xml:space="preserve">EUR: If there is a gauge which can be used to calculate the vertical clearance of the bridge, the ISRS Location Code of the gauge shall be encoded in the attribute </w:t>
            </w:r>
            <w:r w:rsidRPr="00050DB7">
              <w:rPr>
                <w:rFonts w:ascii="Arial" w:hAnsi="Arial" w:cs="Arial"/>
                <w:b/>
                <w:sz w:val="22"/>
                <w:szCs w:val="22"/>
                <w:lang w:val="en-GB"/>
              </w:rPr>
              <w:t xml:space="preserve">reference gauge </w:t>
            </w:r>
            <w:r w:rsidRPr="00050DB7">
              <w:rPr>
                <w:rFonts w:ascii="Arial" w:hAnsi="Arial" w:cs="Arial"/>
                <w:sz w:val="22"/>
                <w:szCs w:val="22"/>
                <w:lang w:val="en-GB"/>
              </w:rPr>
              <w:t>(</w:t>
            </w:r>
            <w:proofErr w:type="spellStart"/>
            <w:r w:rsidRPr="001972DB">
              <w:rPr>
                <w:rFonts w:ascii="Arial" w:hAnsi="Arial" w:cs="Arial"/>
                <w:sz w:val="22"/>
                <w:szCs w:val="22"/>
                <w:lang w:val="en-GB"/>
              </w:rPr>
              <w:t>refgag</w:t>
            </w:r>
            <w:proofErr w:type="spellEnd"/>
            <w:r w:rsidRPr="001972DB">
              <w:rPr>
                <w:rFonts w:ascii="Arial" w:hAnsi="Arial" w:cs="Arial"/>
                <w:sz w:val="22"/>
                <w:szCs w:val="22"/>
                <w:lang w:val="en-GB"/>
              </w:rPr>
              <w:t>).</w:t>
            </w:r>
          </w:p>
          <w:p w14:paraId="64F5280C" w14:textId="77777777" w:rsidR="00823210" w:rsidRPr="00AE63BF" w:rsidRDefault="00823210" w:rsidP="00694B49">
            <w:pPr>
              <w:spacing w:line="259" w:lineRule="auto"/>
              <w:ind w:left="1098" w:hanging="549"/>
              <w:jc w:val="both"/>
              <w:rPr>
                <w:rFonts w:ascii="Arial" w:hAnsi="Arial" w:cs="Arial"/>
                <w:sz w:val="22"/>
                <w:szCs w:val="22"/>
                <w:lang w:val="en-GB"/>
              </w:rPr>
            </w:pPr>
            <w:r w:rsidRPr="00697F47">
              <w:rPr>
                <w:rFonts w:ascii="Arial" w:hAnsi="Arial" w:cs="Arial"/>
                <w:sz w:val="22"/>
                <w:szCs w:val="22"/>
                <w:lang w:val="en-GB"/>
              </w:rPr>
              <w:lastRenderedPageBreak/>
              <w:t>vi</w:t>
            </w:r>
            <w:r w:rsidRPr="005A7768">
              <w:rPr>
                <w:rFonts w:ascii="Arial" w:hAnsi="Arial" w:cs="Arial"/>
                <w:sz w:val="22"/>
                <w:szCs w:val="22"/>
                <w:lang w:val="en-GB"/>
              </w:rPr>
              <w:t>)</w:t>
            </w:r>
            <w:r w:rsidRPr="005A7768">
              <w:rPr>
                <w:rFonts w:ascii="Arial" w:hAnsi="Arial" w:cs="Arial"/>
                <w:sz w:val="22"/>
                <w:szCs w:val="22"/>
                <w:lang w:val="en-GB"/>
              </w:rPr>
              <w:tab/>
              <w:t xml:space="preserve">Use </w:t>
            </w:r>
            <w:r w:rsidRPr="005A7768">
              <w:rPr>
                <w:rFonts w:ascii="Arial" w:hAnsi="Arial" w:cs="Arial"/>
                <w:b/>
                <w:sz w:val="22"/>
                <w:szCs w:val="22"/>
                <w:lang w:val="en-GB"/>
              </w:rPr>
              <w:t>name of vertical river datum reference level</w:t>
            </w:r>
            <w:r w:rsidRPr="002469A6">
              <w:rPr>
                <w:rFonts w:ascii="Arial" w:hAnsi="Arial" w:cs="Arial"/>
                <w:sz w:val="22"/>
                <w:szCs w:val="22"/>
                <w:lang w:val="en-GB"/>
              </w:rPr>
              <w:t xml:space="preserve"> (</w:t>
            </w:r>
            <w:proofErr w:type="spellStart"/>
            <w:r w:rsidRPr="002469A6">
              <w:rPr>
                <w:rFonts w:ascii="Arial" w:hAnsi="Arial" w:cs="Arial"/>
                <w:sz w:val="22"/>
                <w:szCs w:val="22"/>
                <w:lang w:val="en-GB"/>
              </w:rPr>
              <w:t>vcrlev</w:t>
            </w:r>
            <w:proofErr w:type="spellEnd"/>
            <w:r w:rsidRPr="002469A6">
              <w:rPr>
                <w:rFonts w:ascii="Arial" w:hAnsi="Arial" w:cs="Arial"/>
                <w:sz w:val="22"/>
                <w:szCs w:val="22"/>
                <w:lang w:val="en-GB"/>
              </w:rPr>
              <w:t xml:space="preserve">) and </w:t>
            </w:r>
            <w:r w:rsidRPr="00AE63BF">
              <w:rPr>
                <w:rFonts w:ascii="Arial" w:hAnsi="Arial" w:cs="Arial"/>
                <w:b/>
                <w:sz w:val="22"/>
                <w:szCs w:val="22"/>
                <w:lang w:val="en-GB"/>
              </w:rPr>
              <w:t>vertical river datum reference level value</w:t>
            </w:r>
            <w:r w:rsidRPr="00AE63BF">
              <w:rPr>
                <w:rFonts w:ascii="Arial" w:hAnsi="Arial" w:cs="Arial"/>
                <w:sz w:val="22"/>
                <w:szCs w:val="22"/>
                <w:lang w:val="en-GB"/>
              </w:rPr>
              <w:t xml:space="preserve"> (</w:t>
            </w:r>
            <w:proofErr w:type="spellStart"/>
            <w:r w:rsidRPr="00AE63BF">
              <w:rPr>
                <w:rFonts w:ascii="Arial" w:hAnsi="Arial" w:cs="Arial"/>
                <w:sz w:val="22"/>
                <w:szCs w:val="22"/>
                <w:lang w:val="en-GB"/>
              </w:rPr>
              <w:t>vcrval</w:t>
            </w:r>
            <w:proofErr w:type="spellEnd"/>
            <w:r w:rsidRPr="00AE63BF">
              <w:rPr>
                <w:rFonts w:ascii="Arial" w:hAnsi="Arial" w:cs="Arial"/>
                <w:sz w:val="22"/>
                <w:szCs w:val="22"/>
                <w:lang w:val="en-GB"/>
              </w:rPr>
              <w:t xml:space="preserve">) if the local value and name of vertical river datum reference level (design </w:t>
            </w:r>
            <w:proofErr w:type="spellStart"/>
            <w:r w:rsidRPr="00AE63BF">
              <w:rPr>
                <w:rFonts w:ascii="Arial" w:hAnsi="Arial" w:cs="Arial"/>
                <w:sz w:val="22"/>
                <w:szCs w:val="22"/>
                <w:lang w:val="en-GB"/>
              </w:rPr>
              <w:t>waterlevel</w:t>
            </w:r>
            <w:proofErr w:type="spellEnd"/>
            <w:r w:rsidRPr="00AE63BF">
              <w:rPr>
                <w:rFonts w:ascii="Arial" w:hAnsi="Arial" w:cs="Arial"/>
                <w:sz w:val="22"/>
                <w:szCs w:val="22"/>
                <w:lang w:val="en-GB"/>
              </w:rPr>
              <w:t xml:space="preserve"> ) is known.</w:t>
            </w:r>
          </w:p>
          <w:p w14:paraId="2C0E48CD" w14:textId="77777777" w:rsidR="00823210" w:rsidRPr="00050DB7" w:rsidRDefault="00823210" w:rsidP="00694B49">
            <w:pPr>
              <w:spacing w:line="259" w:lineRule="auto"/>
              <w:ind w:left="1098" w:hanging="549"/>
              <w:jc w:val="both"/>
              <w:rPr>
                <w:rFonts w:ascii="Arial" w:hAnsi="Arial" w:cs="Arial"/>
                <w:sz w:val="22"/>
                <w:szCs w:val="22"/>
                <w:lang w:val="en-GB"/>
              </w:rPr>
            </w:pPr>
            <w:r w:rsidRPr="00F32EFD">
              <w:rPr>
                <w:rFonts w:ascii="Arial" w:hAnsi="Arial" w:cs="Arial"/>
                <w:sz w:val="22"/>
                <w:szCs w:val="22"/>
                <w:lang w:val="en-GB"/>
              </w:rPr>
              <w:t>vii)</w:t>
            </w:r>
            <w:r w:rsidRPr="00F32EFD">
              <w:rPr>
                <w:rFonts w:ascii="Arial" w:hAnsi="Arial" w:cs="Arial"/>
                <w:sz w:val="22"/>
                <w:szCs w:val="22"/>
                <w:lang w:val="en-GB"/>
              </w:rPr>
              <w:tab/>
            </w:r>
            <w:r w:rsidRPr="00050DB7">
              <w:rPr>
                <w:rFonts w:ascii="Arial" w:hAnsi="Arial" w:cs="Arial"/>
                <w:b/>
                <w:sz w:val="22"/>
                <w:szCs w:val="22"/>
                <w:lang w:val="en-GB"/>
              </w:rPr>
              <w:t>bridge</w:t>
            </w:r>
            <w:r>
              <w:rPr>
                <w:rFonts w:ascii="Arial" w:hAnsi="Arial" w:cs="Arial"/>
                <w:b/>
                <w:sz w:val="22"/>
                <w:szCs w:val="22"/>
                <w:lang w:val="en-GB"/>
              </w:rPr>
              <w:t xml:space="preserve"> construction</w:t>
            </w:r>
            <w:r w:rsidRPr="00050DB7">
              <w:rPr>
                <w:rFonts w:ascii="Arial" w:hAnsi="Arial" w:cs="Arial"/>
                <w:sz w:val="22"/>
                <w:szCs w:val="22"/>
                <w:lang w:val="en-GB"/>
              </w:rPr>
              <w:t xml:space="preserve"> (CATBRG) has to be encoded for the </w:t>
            </w:r>
            <w:r w:rsidRPr="00050DB7">
              <w:rPr>
                <w:rFonts w:ascii="Arial" w:hAnsi="Arial" w:cs="Arial"/>
                <w:b/>
                <w:sz w:val="22"/>
                <w:szCs w:val="22"/>
                <w:lang w:val="en-GB"/>
              </w:rPr>
              <w:t>Bridge</w:t>
            </w:r>
            <w:r w:rsidRPr="00050DB7">
              <w:rPr>
                <w:rFonts w:ascii="Arial" w:hAnsi="Arial" w:cs="Arial"/>
                <w:sz w:val="22"/>
                <w:szCs w:val="22"/>
                <w:lang w:val="en-GB"/>
              </w:rPr>
              <w:t xml:space="preserve"> feature if all spans have the same category. If they have different categories the attribute has to be only encoded for the individual spans.</w:t>
            </w:r>
          </w:p>
          <w:p w14:paraId="3B0B9E4A"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viii)</w:t>
            </w:r>
            <w:r w:rsidRPr="00050DB7">
              <w:rPr>
                <w:rFonts w:ascii="Arial" w:hAnsi="Arial" w:cs="Arial"/>
                <w:b/>
                <w:sz w:val="22"/>
                <w:szCs w:val="22"/>
                <w:lang w:val="en-GB"/>
              </w:rPr>
              <w:tab/>
              <w:t>Vertical clearance value</w:t>
            </w:r>
            <w:r w:rsidRPr="00050DB7">
              <w:rPr>
                <w:rFonts w:ascii="Arial" w:hAnsi="Arial" w:cs="Arial"/>
                <w:sz w:val="22"/>
                <w:szCs w:val="22"/>
                <w:lang w:val="en-GB"/>
              </w:rPr>
              <w:t xml:space="preserve"> (VERCLR), </w:t>
            </w:r>
            <w:r w:rsidRPr="00050DB7">
              <w:rPr>
                <w:rFonts w:ascii="Arial" w:hAnsi="Arial" w:cs="Arial"/>
                <w:b/>
                <w:sz w:val="22"/>
                <w:szCs w:val="22"/>
                <w:lang w:val="en-GB"/>
              </w:rPr>
              <w:t>horizontal clearance value</w:t>
            </w:r>
            <w:r w:rsidRPr="00050DB7">
              <w:rPr>
                <w:rFonts w:ascii="Arial" w:hAnsi="Arial" w:cs="Arial"/>
                <w:sz w:val="22"/>
                <w:szCs w:val="22"/>
                <w:lang w:val="en-GB"/>
              </w:rPr>
              <w:t xml:space="preserve"> (HORCLR), </w:t>
            </w:r>
            <w:r w:rsidRPr="00050DB7">
              <w:rPr>
                <w:rFonts w:ascii="Arial" w:hAnsi="Arial" w:cs="Arial"/>
                <w:b/>
                <w:sz w:val="22"/>
                <w:szCs w:val="22"/>
                <w:lang w:val="en-GB"/>
              </w:rPr>
              <w:t>waterway distance</w:t>
            </w:r>
            <w:r w:rsidRPr="001972DB">
              <w:rPr>
                <w:rFonts w:ascii="Arial" w:hAnsi="Arial" w:cs="Arial"/>
                <w:sz w:val="22"/>
                <w:szCs w:val="22"/>
                <w:lang w:val="en-GB"/>
              </w:rPr>
              <w:t xml:space="preserve"> (WTWDIS) and </w:t>
            </w:r>
            <w:r w:rsidRPr="001972DB">
              <w:rPr>
                <w:rFonts w:ascii="Arial" w:hAnsi="Arial" w:cs="Arial"/>
                <w:b/>
                <w:sz w:val="22"/>
                <w:szCs w:val="22"/>
                <w:lang w:val="en-GB"/>
              </w:rPr>
              <w:t>height/length</w:t>
            </w:r>
            <w:r w:rsidRPr="00697F47">
              <w:rPr>
                <w:rFonts w:ascii="Arial" w:hAnsi="Arial" w:cs="Arial"/>
                <w:b/>
                <w:sz w:val="22"/>
                <w:szCs w:val="22"/>
                <w:lang w:val="en-GB"/>
              </w:rPr>
              <w:t xml:space="preserve"> units</w:t>
            </w:r>
            <w:r w:rsidRPr="005A7768">
              <w:rPr>
                <w:rFonts w:ascii="Arial" w:hAnsi="Arial" w:cs="Arial"/>
                <w:sz w:val="22"/>
                <w:szCs w:val="22"/>
                <w:lang w:val="en-GB"/>
              </w:rPr>
              <w:t xml:space="preserve"> (HUNITS) must be encoded for </w:t>
            </w:r>
            <w:r w:rsidRPr="002469A6">
              <w:rPr>
                <w:rFonts w:ascii="Arial" w:hAnsi="Arial" w:cs="Arial"/>
                <w:sz w:val="22"/>
                <w:szCs w:val="22"/>
                <w:lang w:val="en-GB"/>
              </w:rPr>
              <w:t xml:space="preserve">spans </w:t>
            </w:r>
            <w:r w:rsidRPr="00AE63BF">
              <w:rPr>
                <w:rFonts w:ascii="Arial" w:hAnsi="Arial" w:cs="Arial"/>
                <w:sz w:val="22"/>
                <w:szCs w:val="22"/>
                <w:lang w:val="en-GB"/>
              </w:rPr>
              <w:t xml:space="preserve">over navigable water. </w:t>
            </w:r>
            <w:r w:rsidRPr="00AE63BF">
              <w:rPr>
                <w:rFonts w:ascii="Arial" w:hAnsi="Arial" w:cs="Arial"/>
                <w:b/>
                <w:sz w:val="22"/>
                <w:szCs w:val="22"/>
                <w:lang w:val="en-GB"/>
              </w:rPr>
              <w:t>Vertical clearance value</w:t>
            </w:r>
            <w:r w:rsidRPr="00AE63BF">
              <w:rPr>
                <w:rFonts w:ascii="Arial" w:hAnsi="Arial" w:cs="Arial"/>
                <w:sz w:val="22"/>
                <w:szCs w:val="22"/>
                <w:lang w:val="en-GB"/>
              </w:rPr>
              <w:t xml:space="preserve"> (VERCLR) should not be encoded for spans</w:t>
            </w:r>
            <w:r w:rsidRPr="00F32EFD">
              <w:rPr>
                <w:rFonts w:ascii="Arial" w:hAnsi="Arial" w:cs="Arial"/>
                <w:sz w:val="22"/>
                <w:szCs w:val="22"/>
                <w:lang w:val="en-GB"/>
              </w:rPr>
              <w:t xml:space="preserve"> </w:t>
            </w:r>
            <w:r w:rsidRPr="00050DB7">
              <w:rPr>
                <w:rFonts w:ascii="Arial" w:hAnsi="Arial" w:cs="Arial"/>
                <w:sz w:val="22"/>
                <w:szCs w:val="22"/>
                <w:lang w:val="en-GB"/>
              </w:rPr>
              <w:t>over non-navigable water.</w:t>
            </w:r>
          </w:p>
          <w:p w14:paraId="47C4511A" w14:textId="77777777" w:rsidR="00823210" w:rsidRPr="00050DB7" w:rsidRDefault="00823210" w:rsidP="00694B49">
            <w:pPr>
              <w:spacing w:line="259" w:lineRule="auto"/>
              <w:ind w:left="1098" w:hanging="549"/>
              <w:jc w:val="both"/>
              <w:rPr>
                <w:rFonts w:ascii="Arial" w:hAnsi="Arial" w:cs="Arial"/>
                <w:sz w:val="22"/>
                <w:szCs w:val="22"/>
                <w:lang w:val="en-GB"/>
              </w:rPr>
            </w:pPr>
          </w:p>
          <w:p w14:paraId="51683294" w14:textId="77777777" w:rsidR="00823210" w:rsidRPr="00050DB7" w:rsidRDefault="00823210" w:rsidP="00694B49">
            <w:pPr>
              <w:spacing w:line="259" w:lineRule="auto"/>
              <w:ind w:left="549" w:hanging="549"/>
              <w:jc w:val="both"/>
              <w:rPr>
                <w:rFonts w:ascii="Arial" w:hAnsi="Arial" w:cs="Arial"/>
                <w:sz w:val="22"/>
                <w:szCs w:val="22"/>
                <w:lang w:val="en-GB"/>
              </w:rPr>
            </w:pPr>
            <w:r w:rsidRPr="00050DB7">
              <w:rPr>
                <w:rFonts w:ascii="Arial" w:hAnsi="Arial" w:cs="Arial"/>
                <w:sz w:val="22"/>
                <w:szCs w:val="22"/>
                <w:lang w:val="en-GB"/>
              </w:rPr>
              <w:t>C)</w:t>
            </w:r>
            <w:r w:rsidRPr="00050DB7">
              <w:rPr>
                <w:rFonts w:ascii="Arial" w:hAnsi="Arial" w:cs="Arial"/>
                <w:sz w:val="22"/>
                <w:szCs w:val="22"/>
                <w:lang w:val="en-GB"/>
              </w:rPr>
              <w:tab/>
              <w:t>Bridge with Bridge Arches</w:t>
            </w:r>
          </w:p>
          <w:p w14:paraId="25693354" w14:textId="77777777" w:rsidR="00823210" w:rsidRPr="00050DB7" w:rsidRDefault="00823210" w:rsidP="00694B49">
            <w:pPr>
              <w:spacing w:line="259" w:lineRule="auto"/>
              <w:ind w:left="1098" w:hanging="549"/>
              <w:jc w:val="both"/>
              <w:rPr>
                <w:rFonts w:ascii="Arial" w:hAnsi="Arial" w:cs="Arial"/>
                <w:sz w:val="22"/>
                <w:szCs w:val="22"/>
                <w:lang w:val="en-GB"/>
              </w:rPr>
            </w:pPr>
            <w:proofErr w:type="spellStart"/>
            <w:r w:rsidRPr="00050DB7">
              <w:rPr>
                <w:rFonts w:ascii="Arial" w:hAnsi="Arial" w:cs="Arial"/>
                <w:sz w:val="22"/>
                <w:szCs w:val="22"/>
                <w:lang w:val="en-GB"/>
              </w:rPr>
              <w:t>i</w:t>
            </w:r>
            <w:proofErr w:type="spellEnd"/>
            <w:r w:rsidRPr="00050DB7">
              <w:rPr>
                <w:rFonts w:ascii="Arial" w:hAnsi="Arial" w:cs="Arial"/>
                <w:sz w:val="22"/>
                <w:szCs w:val="22"/>
                <w:lang w:val="en-GB"/>
              </w:rPr>
              <w:t>)</w:t>
            </w:r>
            <w:r w:rsidRPr="00050DB7">
              <w:rPr>
                <w:rFonts w:ascii="Arial" w:hAnsi="Arial" w:cs="Arial"/>
                <w:sz w:val="22"/>
                <w:szCs w:val="22"/>
                <w:lang w:val="en-GB"/>
              </w:rPr>
              <w:tab/>
              <w:t>The following instructions are only necessary if the available space according to the beam and air-draft of the vessel shall be indicated.</w:t>
            </w:r>
          </w:p>
          <w:p w14:paraId="4FE2F601" w14:textId="77777777" w:rsidR="00823210" w:rsidRPr="00050DB7" w:rsidRDefault="00823210" w:rsidP="00694B49">
            <w:pPr>
              <w:spacing w:line="259" w:lineRule="auto"/>
              <w:ind w:left="1681" w:hanging="549"/>
              <w:jc w:val="both"/>
              <w:rPr>
                <w:rFonts w:ascii="Arial" w:hAnsi="Arial" w:cs="Arial"/>
                <w:sz w:val="22"/>
                <w:szCs w:val="22"/>
                <w:lang w:val="en-GB"/>
              </w:rPr>
            </w:pPr>
            <w:r w:rsidRPr="00050DB7">
              <w:rPr>
                <w:rFonts w:ascii="Arial" w:hAnsi="Arial" w:cs="Arial"/>
                <w:sz w:val="22"/>
                <w:szCs w:val="22"/>
                <w:lang w:val="en-GB"/>
              </w:rPr>
              <w:t>-</w:t>
            </w:r>
            <w:r w:rsidRPr="00050DB7">
              <w:rPr>
                <w:rFonts w:ascii="Arial" w:hAnsi="Arial" w:cs="Arial"/>
                <w:sz w:val="22"/>
                <w:szCs w:val="22"/>
                <w:lang w:val="en-GB"/>
              </w:rPr>
              <w:tab/>
              <w:t>This is only possible if the arch of the span can be separated into different single pieces with known vertical clearances or if the arc is mathematically known.</w:t>
            </w:r>
          </w:p>
          <w:p w14:paraId="5104720F" w14:textId="77777777" w:rsidR="00823210" w:rsidRPr="00050DB7" w:rsidRDefault="00823210" w:rsidP="00694B49">
            <w:pPr>
              <w:spacing w:line="259" w:lineRule="auto"/>
              <w:ind w:left="1681" w:hanging="549"/>
              <w:jc w:val="both"/>
              <w:rPr>
                <w:rFonts w:ascii="Arial" w:hAnsi="Arial" w:cs="Arial"/>
                <w:sz w:val="22"/>
                <w:szCs w:val="22"/>
                <w:lang w:val="en-GB"/>
              </w:rPr>
            </w:pPr>
            <w:r w:rsidRPr="00050DB7">
              <w:rPr>
                <w:rFonts w:ascii="Arial" w:hAnsi="Arial" w:cs="Arial"/>
                <w:sz w:val="22"/>
                <w:szCs w:val="22"/>
                <w:lang w:val="en-GB"/>
              </w:rPr>
              <w:t>-</w:t>
            </w:r>
            <w:r w:rsidRPr="00050DB7">
              <w:rPr>
                <w:rFonts w:ascii="Arial" w:hAnsi="Arial" w:cs="Arial"/>
                <w:sz w:val="22"/>
                <w:szCs w:val="22"/>
                <w:lang w:val="en-GB"/>
              </w:rPr>
              <w:tab/>
              <w:t xml:space="preserve">Create several span fixed features with </w:t>
            </w:r>
            <w:r w:rsidRPr="00050DB7">
              <w:rPr>
                <w:rFonts w:ascii="Arial" w:hAnsi="Arial" w:cs="Arial"/>
                <w:b/>
                <w:sz w:val="22"/>
                <w:szCs w:val="22"/>
                <w:lang w:val="en-GB"/>
              </w:rPr>
              <w:t>bridge</w:t>
            </w:r>
            <w:r>
              <w:rPr>
                <w:rFonts w:ascii="Arial" w:hAnsi="Arial" w:cs="Arial"/>
                <w:b/>
                <w:sz w:val="22"/>
                <w:szCs w:val="22"/>
                <w:lang w:val="en-GB"/>
              </w:rPr>
              <w:t xml:space="preserve"> construction</w:t>
            </w:r>
            <w:r w:rsidRPr="00050DB7">
              <w:rPr>
                <w:rFonts w:ascii="Arial" w:hAnsi="Arial" w:cs="Arial"/>
                <w:sz w:val="22"/>
                <w:szCs w:val="22"/>
                <w:lang w:val="en-GB"/>
              </w:rPr>
              <w:t xml:space="preserve"> (CATBRG) = 1 (arch) for one bridge arch. </w:t>
            </w:r>
          </w:p>
          <w:p w14:paraId="3298804B" w14:textId="77777777" w:rsidR="00823210" w:rsidRPr="00050DB7" w:rsidRDefault="00823210" w:rsidP="00694B49">
            <w:pPr>
              <w:spacing w:line="259" w:lineRule="auto"/>
              <w:ind w:left="1681" w:hanging="549"/>
              <w:jc w:val="both"/>
              <w:rPr>
                <w:rFonts w:ascii="Arial" w:hAnsi="Arial" w:cs="Arial"/>
                <w:sz w:val="22"/>
                <w:szCs w:val="22"/>
                <w:lang w:val="en-GB"/>
              </w:rPr>
            </w:pPr>
            <w:r w:rsidRPr="00050DB7">
              <w:rPr>
                <w:rFonts w:ascii="Arial" w:hAnsi="Arial" w:cs="Arial"/>
                <w:sz w:val="22"/>
                <w:szCs w:val="22"/>
                <w:lang w:val="en-GB"/>
              </w:rPr>
              <w:t>-</w:t>
            </w:r>
            <w:r w:rsidRPr="00050DB7">
              <w:rPr>
                <w:rFonts w:ascii="Arial" w:hAnsi="Arial" w:cs="Arial"/>
                <w:sz w:val="22"/>
                <w:szCs w:val="22"/>
                <w:lang w:val="en-GB"/>
              </w:rPr>
              <w:tab/>
              <w:t xml:space="preserve">The number of the span fixed features depends on the resolution of the different vertical clearances which shall be provided. The width of the element with the biggest vertical clearance should not be less than the typical width of vessels (12 m for European waterways of CEMT class </w:t>
            </w:r>
            <w:proofErr w:type="spellStart"/>
            <w:r w:rsidRPr="00050DB7">
              <w:rPr>
                <w:rFonts w:ascii="Arial" w:hAnsi="Arial" w:cs="Arial"/>
                <w:sz w:val="22"/>
                <w:szCs w:val="22"/>
                <w:lang w:val="en-GB"/>
              </w:rPr>
              <w:t>IVa</w:t>
            </w:r>
            <w:proofErr w:type="spellEnd"/>
            <w:r w:rsidRPr="00050DB7">
              <w:rPr>
                <w:rFonts w:ascii="Arial" w:hAnsi="Arial" w:cs="Arial"/>
                <w:sz w:val="22"/>
                <w:szCs w:val="22"/>
                <w:lang w:val="en-GB"/>
              </w:rPr>
              <w:t xml:space="preserve"> and above).</w:t>
            </w:r>
          </w:p>
          <w:p w14:paraId="1F7E84BB" w14:textId="77777777" w:rsidR="00823210" w:rsidRPr="00050DB7" w:rsidRDefault="00823210" w:rsidP="00694B49">
            <w:pPr>
              <w:spacing w:line="259" w:lineRule="auto"/>
              <w:ind w:left="1681" w:hanging="549"/>
              <w:jc w:val="both"/>
              <w:rPr>
                <w:rFonts w:ascii="Arial" w:hAnsi="Arial" w:cs="Arial"/>
                <w:sz w:val="22"/>
                <w:szCs w:val="22"/>
                <w:lang w:val="en-GB"/>
              </w:rPr>
            </w:pPr>
            <w:r w:rsidRPr="00050DB7">
              <w:rPr>
                <w:rFonts w:ascii="Arial" w:hAnsi="Arial" w:cs="Arial"/>
                <w:sz w:val="22"/>
                <w:szCs w:val="22"/>
                <w:lang w:val="en-GB"/>
              </w:rPr>
              <w:t>-</w:t>
            </w:r>
            <w:r w:rsidRPr="00050DB7">
              <w:rPr>
                <w:rFonts w:ascii="Arial" w:hAnsi="Arial" w:cs="Arial"/>
                <w:sz w:val="22"/>
                <w:szCs w:val="22"/>
                <w:lang w:val="en-GB"/>
              </w:rPr>
              <w:tab/>
              <w:t>The areas must not overlap.</w:t>
            </w:r>
          </w:p>
          <w:p w14:paraId="53B6B859" w14:textId="77777777" w:rsidR="00823210" w:rsidRPr="001972DB" w:rsidRDefault="00823210" w:rsidP="00694B49">
            <w:pPr>
              <w:spacing w:line="259" w:lineRule="auto"/>
              <w:ind w:left="1681" w:hanging="549"/>
              <w:jc w:val="both"/>
              <w:rPr>
                <w:rFonts w:ascii="Arial" w:hAnsi="Arial" w:cs="Arial"/>
                <w:sz w:val="22"/>
                <w:szCs w:val="22"/>
                <w:lang w:val="en-GB"/>
              </w:rPr>
            </w:pPr>
            <w:r w:rsidRPr="00050DB7">
              <w:rPr>
                <w:rFonts w:ascii="Arial" w:hAnsi="Arial" w:cs="Arial"/>
                <w:sz w:val="22"/>
                <w:szCs w:val="22"/>
                <w:lang w:val="en-GB"/>
              </w:rPr>
              <w:t>-</w:t>
            </w:r>
            <w:r w:rsidRPr="00050DB7">
              <w:rPr>
                <w:rFonts w:ascii="Arial" w:hAnsi="Arial" w:cs="Arial"/>
                <w:sz w:val="22"/>
                <w:szCs w:val="22"/>
                <w:lang w:val="en-GB"/>
              </w:rPr>
              <w:tab/>
              <w:t xml:space="preserve">All of the span fixed features of one arch which are situated within the allowed passage must be aggregated by a </w:t>
            </w:r>
            <w:r>
              <w:rPr>
                <w:rFonts w:ascii="Arial" w:hAnsi="Arial" w:cs="Arial"/>
                <w:b/>
                <w:sz w:val="22"/>
                <w:szCs w:val="22"/>
                <w:lang w:val="en-GB"/>
              </w:rPr>
              <w:t>Bridge Arch Association</w:t>
            </w:r>
            <w:r w:rsidRPr="001972DB">
              <w:rPr>
                <w:rFonts w:ascii="Arial" w:hAnsi="Arial" w:cs="Arial"/>
                <w:sz w:val="22"/>
                <w:szCs w:val="22"/>
                <w:lang w:val="en-GB"/>
              </w:rPr>
              <w:t>.</w:t>
            </w:r>
          </w:p>
          <w:p w14:paraId="23CB13F0" w14:textId="77777777" w:rsidR="00823210" w:rsidRPr="00050DB7" w:rsidRDefault="00823210" w:rsidP="00694B49">
            <w:pPr>
              <w:spacing w:line="259" w:lineRule="auto"/>
              <w:ind w:left="1098" w:hanging="549"/>
              <w:jc w:val="both"/>
              <w:rPr>
                <w:rFonts w:ascii="Arial" w:hAnsi="Arial" w:cs="Arial"/>
                <w:sz w:val="22"/>
                <w:szCs w:val="22"/>
                <w:lang w:val="en-GB"/>
              </w:rPr>
            </w:pPr>
            <w:r w:rsidRPr="001972DB">
              <w:rPr>
                <w:rFonts w:ascii="Arial" w:hAnsi="Arial" w:cs="Arial"/>
                <w:sz w:val="22"/>
                <w:szCs w:val="22"/>
                <w:lang w:val="en-GB"/>
              </w:rPr>
              <w:t>ii)</w:t>
            </w:r>
            <w:r w:rsidRPr="001972DB">
              <w:rPr>
                <w:rFonts w:ascii="Arial" w:hAnsi="Arial" w:cs="Arial"/>
                <w:sz w:val="22"/>
                <w:szCs w:val="22"/>
                <w:lang w:val="en-GB"/>
              </w:rPr>
              <w:tab/>
            </w:r>
            <w:r>
              <w:rPr>
                <w:rFonts w:ascii="Arial" w:hAnsi="Arial" w:cs="Arial"/>
                <w:b/>
                <w:sz w:val="22"/>
                <w:szCs w:val="22"/>
                <w:lang w:val="en-GB"/>
              </w:rPr>
              <w:t>Bridge Arch Association</w:t>
            </w:r>
            <w:r w:rsidRPr="00697F47">
              <w:rPr>
                <w:rFonts w:ascii="Arial" w:hAnsi="Arial" w:cs="Arial"/>
                <w:sz w:val="22"/>
                <w:szCs w:val="22"/>
                <w:lang w:val="en-GB"/>
              </w:rPr>
              <w:t xml:space="preserve"> must NOT be included in the </w:t>
            </w:r>
            <w:r>
              <w:rPr>
                <w:rFonts w:ascii="Arial" w:hAnsi="Arial" w:cs="Arial"/>
                <w:b/>
                <w:sz w:val="22"/>
                <w:szCs w:val="22"/>
                <w:lang w:val="en-GB"/>
              </w:rPr>
              <w:t>Bridge Aggregation</w:t>
            </w:r>
            <w:r w:rsidRPr="00697F47">
              <w:rPr>
                <w:rFonts w:ascii="Arial" w:hAnsi="Arial" w:cs="Arial"/>
                <w:sz w:val="22"/>
                <w:szCs w:val="22"/>
                <w:lang w:val="en-GB"/>
              </w:rPr>
              <w:t>.</w:t>
            </w:r>
          </w:p>
          <w:p w14:paraId="40C89D5A" w14:textId="77777777" w:rsidR="00823210" w:rsidRPr="00050DB7" w:rsidRDefault="00823210" w:rsidP="00694B49">
            <w:pPr>
              <w:spacing w:line="259" w:lineRule="auto"/>
              <w:ind w:left="1098" w:hanging="549"/>
              <w:jc w:val="both"/>
              <w:rPr>
                <w:rFonts w:ascii="Arial" w:hAnsi="Arial" w:cs="Arial"/>
                <w:sz w:val="22"/>
                <w:szCs w:val="22"/>
                <w:lang w:val="en-GB"/>
              </w:rPr>
            </w:pPr>
            <w:r>
              <w:rPr>
                <w:rFonts w:ascii="Arial" w:hAnsi="Arial" w:cs="Arial"/>
                <w:noProof/>
                <w:sz w:val="22"/>
                <w:szCs w:val="22"/>
                <w:lang w:val="en-GB"/>
              </w:rPr>
              <w:lastRenderedPageBreak/>
              <w:drawing>
                <wp:inline distT="0" distB="0" distL="0" distR="0" wp14:anchorId="7CD8D511" wp14:editId="2572E909">
                  <wp:extent cx="4123055" cy="3894455"/>
                  <wp:effectExtent l="0" t="0" r="0" b="0"/>
                  <wp:docPr id="68" name="Afbeelding 39" descr="Illustration_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Illustration_G"/>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3055" cy="3894455"/>
                          </a:xfrm>
                          <a:prstGeom prst="rect">
                            <a:avLst/>
                          </a:prstGeom>
                          <a:noFill/>
                          <a:ln>
                            <a:noFill/>
                          </a:ln>
                        </pic:spPr>
                      </pic:pic>
                    </a:graphicData>
                  </a:graphic>
                </wp:inline>
              </w:drawing>
            </w:r>
          </w:p>
          <w:p w14:paraId="6B496441" w14:textId="77777777" w:rsidR="00823210" w:rsidRPr="00050DB7" w:rsidRDefault="00823210" w:rsidP="00694B49">
            <w:pPr>
              <w:spacing w:line="259" w:lineRule="auto"/>
              <w:ind w:left="1098" w:hanging="549"/>
              <w:jc w:val="both"/>
              <w:rPr>
                <w:rFonts w:ascii="Arial" w:hAnsi="Arial" w:cs="Arial"/>
                <w:sz w:val="22"/>
                <w:szCs w:val="22"/>
                <w:lang w:val="en-GB"/>
              </w:rPr>
            </w:pPr>
          </w:p>
          <w:p w14:paraId="7997F44A" w14:textId="77777777" w:rsidR="00823210" w:rsidRPr="00050DB7" w:rsidRDefault="00823210" w:rsidP="00694B49">
            <w:pPr>
              <w:spacing w:line="259" w:lineRule="auto"/>
              <w:ind w:left="1098" w:hanging="549"/>
              <w:jc w:val="both"/>
              <w:rPr>
                <w:rFonts w:ascii="Arial" w:hAnsi="Arial" w:cs="Arial"/>
                <w:sz w:val="22"/>
                <w:szCs w:val="22"/>
                <w:lang w:val="en-GB"/>
              </w:rPr>
            </w:pPr>
          </w:p>
          <w:p w14:paraId="5583C3A0" w14:textId="77777777" w:rsidR="00823210" w:rsidRPr="001972DB" w:rsidRDefault="00823210" w:rsidP="00694B49">
            <w:pPr>
              <w:spacing w:line="259" w:lineRule="auto"/>
              <w:jc w:val="both"/>
              <w:rPr>
                <w:rFonts w:ascii="Arial" w:hAnsi="Arial" w:cs="Arial"/>
                <w:sz w:val="22"/>
                <w:szCs w:val="22"/>
                <w:u w:val="single" w:color="000000"/>
                <w:lang w:val="en-GB"/>
              </w:rPr>
            </w:pPr>
          </w:p>
          <w:p w14:paraId="3AF4BDFF" w14:textId="77777777" w:rsidR="00823210" w:rsidRPr="001972DB" w:rsidRDefault="00823210" w:rsidP="00694B49">
            <w:pPr>
              <w:spacing w:line="259" w:lineRule="auto"/>
              <w:jc w:val="both"/>
              <w:rPr>
                <w:rFonts w:ascii="Arial" w:hAnsi="Arial" w:cs="Arial"/>
                <w:sz w:val="22"/>
                <w:szCs w:val="22"/>
                <w:u w:val="single" w:color="000000"/>
                <w:lang w:val="en-GB"/>
              </w:rPr>
            </w:pPr>
          </w:p>
          <w:p w14:paraId="5A29B68D" w14:textId="77777777" w:rsidR="00823210" w:rsidRPr="00AE63BF" w:rsidRDefault="00823210" w:rsidP="00694B49">
            <w:pPr>
              <w:spacing w:line="259" w:lineRule="auto"/>
              <w:ind w:left="549" w:hanging="549"/>
              <w:jc w:val="both"/>
              <w:rPr>
                <w:rFonts w:ascii="Arial" w:hAnsi="Arial" w:cs="Arial"/>
                <w:sz w:val="22"/>
                <w:szCs w:val="22"/>
                <w:lang w:val="en-GB"/>
              </w:rPr>
            </w:pPr>
            <w:r w:rsidRPr="00AE63BF">
              <w:rPr>
                <w:rFonts w:ascii="Arial" w:hAnsi="Arial" w:cs="Arial"/>
                <w:sz w:val="22"/>
                <w:szCs w:val="22"/>
                <w:lang w:val="en-GB"/>
              </w:rPr>
              <w:t>.</w:t>
            </w:r>
          </w:p>
        </w:tc>
      </w:tr>
    </w:tbl>
    <w:p w14:paraId="65D21DED" w14:textId="77777777" w:rsidR="00823210" w:rsidRPr="001E6FE9" w:rsidRDefault="00823210" w:rsidP="00823210">
      <w:pPr>
        <w:spacing w:line="259" w:lineRule="auto"/>
        <w:ind w:left="269"/>
        <w:rPr>
          <w:rFonts w:ascii="Arial" w:hAnsi="Arial" w:cs="Arial"/>
          <w:lang w:val="en-GB"/>
        </w:rPr>
      </w:pPr>
      <w:r w:rsidRPr="0057264D">
        <w:rPr>
          <w:rFonts w:ascii="Arial" w:hAnsi="Arial" w:cs="Arial"/>
          <w:b/>
          <w:lang w:val="en-GB"/>
        </w:rPr>
        <w:lastRenderedPageBreak/>
        <w:t xml:space="preserve"> </w:t>
      </w:r>
    </w:p>
    <w:p w14:paraId="48D2F313" w14:textId="77777777" w:rsidR="00823210" w:rsidRPr="00513D48" w:rsidRDefault="00823210" w:rsidP="00823210">
      <w:pPr>
        <w:spacing w:line="259" w:lineRule="auto"/>
        <w:ind w:left="269"/>
        <w:rPr>
          <w:rFonts w:ascii="Arial" w:hAnsi="Arial" w:cs="Arial"/>
          <w:lang w:val="en-GB"/>
        </w:rPr>
      </w:pPr>
    </w:p>
    <w:p w14:paraId="5FC401E8" w14:textId="77777777" w:rsidR="00823210" w:rsidRPr="003625E9" w:rsidRDefault="00823210" w:rsidP="00823210">
      <w:pPr>
        <w:spacing w:line="259" w:lineRule="auto"/>
        <w:ind w:left="269"/>
        <w:rPr>
          <w:rFonts w:ascii="Arial" w:hAnsi="Arial" w:cs="Arial"/>
          <w:lang w:val="en-GB"/>
        </w:rPr>
      </w:pPr>
      <w:r w:rsidRPr="003625E9">
        <w:rPr>
          <w:rFonts w:ascii="Arial" w:hAnsi="Arial" w:cs="Arial"/>
          <w:lang w:val="en-GB"/>
        </w:rPr>
        <w:t xml:space="preserve"> </w:t>
      </w:r>
      <w:r w:rsidRPr="003625E9">
        <w:rPr>
          <w:rFonts w:ascii="Arial" w:hAnsi="Arial" w:cs="Arial"/>
          <w:lang w:val="en-GB"/>
        </w:rPr>
        <w:br w:type="page"/>
      </w:r>
    </w:p>
    <w:p w14:paraId="7D8A1198" w14:textId="77777777" w:rsidR="00823210" w:rsidRPr="003625E9" w:rsidRDefault="00823210" w:rsidP="001C48E7">
      <w:pPr>
        <w:pStyle w:val="Kop2"/>
        <w:numPr>
          <w:ilvl w:val="1"/>
          <w:numId w:val="1"/>
        </w:numPr>
        <w:ind w:hanging="218"/>
        <w:rPr>
          <w:sz w:val="22"/>
          <w:szCs w:val="22"/>
          <w:lang w:val="en-GB"/>
        </w:rPr>
      </w:pPr>
      <w:bookmarkStart w:id="19" w:name="_Ref170819510"/>
      <w:r w:rsidRPr="003625E9">
        <w:rPr>
          <w:sz w:val="22"/>
          <w:szCs w:val="22"/>
          <w:lang w:val="en-GB"/>
        </w:rPr>
        <w:lastRenderedPageBreak/>
        <w:t>Span opening</w:t>
      </w:r>
      <w:bookmarkEnd w:id="19"/>
      <w:r w:rsidRPr="003625E9">
        <w:rPr>
          <w:sz w:val="22"/>
          <w:szCs w:val="22"/>
          <w:lang w:val="en-GB"/>
        </w:rPr>
        <w:t xml:space="preserve"> </w:t>
      </w:r>
    </w:p>
    <w:tbl>
      <w:tblPr>
        <w:tblW w:w="10010" w:type="dxa"/>
        <w:tblInd w:w="161" w:type="dxa"/>
        <w:tblCellMar>
          <w:top w:w="10" w:type="dxa"/>
          <w:left w:w="106" w:type="dxa"/>
          <w:bottom w:w="5" w:type="dxa"/>
          <w:right w:w="59" w:type="dxa"/>
        </w:tblCellMar>
        <w:tblLook w:val="04A0" w:firstRow="1" w:lastRow="0" w:firstColumn="1" w:lastColumn="0" w:noHBand="0" w:noVBand="1"/>
      </w:tblPr>
      <w:tblGrid>
        <w:gridCol w:w="1381"/>
        <w:gridCol w:w="1621"/>
        <w:gridCol w:w="682"/>
        <w:gridCol w:w="839"/>
        <w:gridCol w:w="705"/>
        <w:gridCol w:w="1024"/>
        <w:gridCol w:w="943"/>
        <w:gridCol w:w="577"/>
        <w:gridCol w:w="853"/>
        <w:gridCol w:w="1385"/>
      </w:tblGrid>
      <w:tr w:rsidR="00823210" w:rsidRPr="00823210" w14:paraId="7735B269" w14:textId="77777777" w:rsidTr="00694B49">
        <w:trPr>
          <w:trHeight w:val="710"/>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34D1FF23" w14:textId="77777777" w:rsidR="00823210" w:rsidRPr="00561E3F" w:rsidRDefault="00823210" w:rsidP="00694B49">
            <w:pPr>
              <w:spacing w:line="259" w:lineRule="auto"/>
              <w:ind w:left="2"/>
              <w:jc w:val="both"/>
              <w:rPr>
                <w:rFonts w:ascii="Arial" w:hAnsi="Arial" w:cs="Arial"/>
                <w:sz w:val="22"/>
                <w:szCs w:val="22"/>
                <w:lang w:val="en-GB"/>
              </w:rPr>
            </w:pPr>
            <w:r w:rsidRPr="003625E9">
              <w:rPr>
                <w:rFonts w:ascii="Arial" w:hAnsi="Arial" w:cs="Arial"/>
                <w:sz w:val="22"/>
                <w:szCs w:val="22"/>
                <w:u w:val="single" w:color="000000"/>
                <w:lang w:val="en-GB"/>
              </w:rPr>
              <w:t>IHO Definition:</w:t>
            </w:r>
            <w:r w:rsidRPr="006807FD">
              <w:rPr>
                <w:rFonts w:ascii="Arial" w:hAnsi="Arial" w:cs="Arial"/>
                <w:sz w:val="22"/>
                <w:szCs w:val="22"/>
                <w:lang w:val="en-GB"/>
              </w:rPr>
              <w:t xml:space="preserve"> </w:t>
            </w:r>
            <w:r w:rsidRPr="006515C4">
              <w:rPr>
                <w:rFonts w:ascii="Arial" w:hAnsi="Arial" w:cs="Arial"/>
                <w:b/>
                <w:sz w:val="22"/>
                <w:szCs w:val="22"/>
                <w:lang w:val="en-GB"/>
              </w:rPr>
              <w:t>SPAN OPENING</w:t>
            </w:r>
            <w:r w:rsidRPr="007B7F2B">
              <w:rPr>
                <w:rFonts w:ascii="Arial" w:hAnsi="Arial" w:cs="Arial"/>
                <w:sz w:val="22"/>
                <w:szCs w:val="22"/>
                <w:lang w:val="en-GB"/>
              </w:rPr>
              <w:t>. An</w:t>
            </w:r>
            <w:r w:rsidRPr="00561E3F">
              <w:rPr>
                <w:rFonts w:ascii="Arial" w:hAnsi="Arial" w:cs="Arial"/>
                <w:sz w:val="22"/>
                <w:szCs w:val="22"/>
                <w:lang w:val="en-GB"/>
              </w:rPr>
              <w:t xml:space="preserve"> opening component of the deck of a bridge spanning successive bridge piers. (Adapted from Defence Geospatial Information Working Group; Feature Data Dictionary Register, 2013). </w:t>
            </w:r>
          </w:p>
        </w:tc>
      </w:tr>
      <w:tr w:rsidR="00823210" w:rsidRPr="00823210" w14:paraId="41E02EB5" w14:textId="77777777" w:rsidTr="00694B49">
        <w:trPr>
          <w:trHeight w:val="494"/>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620A5809"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b/>
                <w:sz w:val="22"/>
                <w:szCs w:val="22"/>
                <w:u w:val="single" w:color="000000"/>
                <w:lang w:val="en-GB"/>
              </w:rPr>
              <w:t>S-</w:t>
            </w:r>
            <w:r w:rsidRPr="001E6FE9">
              <w:rPr>
                <w:rFonts w:ascii="Arial" w:hAnsi="Arial" w:cs="Arial"/>
                <w:b/>
                <w:sz w:val="22"/>
                <w:szCs w:val="22"/>
                <w:u w:val="single" w:color="000000"/>
                <w:lang w:val="en-GB"/>
              </w:rPr>
              <w:t>4</w:t>
            </w:r>
            <w:r w:rsidRPr="003625E9">
              <w:rPr>
                <w:rFonts w:ascii="Arial" w:hAnsi="Arial" w:cs="Arial"/>
                <w:b/>
                <w:sz w:val="22"/>
                <w:szCs w:val="22"/>
                <w:u w:val="single" w:color="000000"/>
                <w:lang w:val="en-GB"/>
              </w:rPr>
              <w:t>01 Geo Feature:</w:t>
            </w:r>
            <w:r w:rsidRPr="003625E9">
              <w:rPr>
                <w:rFonts w:ascii="Arial" w:hAnsi="Arial" w:cs="Arial"/>
                <w:b/>
                <w:sz w:val="22"/>
                <w:szCs w:val="22"/>
                <w:lang w:val="en-GB"/>
              </w:rPr>
              <w:t xml:space="preserve"> Span Opening </w:t>
            </w:r>
            <w:r w:rsidRPr="006807FD">
              <w:rPr>
                <w:rFonts w:ascii="Arial" w:hAnsi="Arial" w:cs="Arial"/>
                <w:b/>
                <w:i/>
                <w:sz w:val="22"/>
                <w:szCs w:val="22"/>
                <w:lang w:val="en-GB"/>
              </w:rPr>
              <w:t>(</w:t>
            </w:r>
            <w:r>
              <w:rPr>
                <w:rFonts w:ascii="Arial" w:hAnsi="Arial" w:cs="Arial"/>
                <w:b/>
                <w:i/>
                <w:sz w:val="22"/>
                <w:szCs w:val="22"/>
                <w:lang w:val="en-GB"/>
              </w:rPr>
              <w:t>bridge</w:t>
            </w:r>
            <w:r w:rsidRPr="006807FD">
              <w:rPr>
                <w:rFonts w:ascii="Arial" w:hAnsi="Arial" w:cs="Arial"/>
                <w:b/>
                <w:i/>
                <w:sz w:val="22"/>
                <w:szCs w:val="22"/>
                <w:lang w:val="en-GB"/>
              </w:rPr>
              <w:t xml:space="preserve">) </w:t>
            </w:r>
            <w:r w:rsidRPr="0057264D">
              <w:rPr>
                <w:rFonts w:ascii="Arial" w:hAnsi="Arial" w:cs="Arial"/>
                <w:b/>
                <w:sz w:val="22"/>
                <w:szCs w:val="22"/>
                <w:lang w:val="en-GB"/>
              </w:rPr>
              <w:t>(M)</w:t>
            </w:r>
          </w:p>
        </w:tc>
      </w:tr>
      <w:tr w:rsidR="00823210" w:rsidRPr="0057264D" w14:paraId="71C1EC9B" w14:textId="77777777" w:rsidTr="00694B49">
        <w:trPr>
          <w:trHeight w:val="494"/>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center"/>
          </w:tcPr>
          <w:p w14:paraId="506C9CA3" w14:textId="77777777" w:rsidR="00823210" w:rsidRPr="00513D48" w:rsidRDefault="00823210" w:rsidP="00694B49">
            <w:pPr>
              <w:spacing w:line="259" w:lineRule="auto"/>
              <w:ind w:left="2"/>
              <w:rPr>
                <w:rFonts w:ascii="Arial" w:hAnsi="Arial" w:cs="Arial"/>
                <w:sz w:val="22"/>
                <w:szCs w:val="22"/>
                <w:lang w:val="en-GB"/>
              </w:rPr>
            </w:pPr>
            <w:r w:rsidRPr="0057264D">
              <w:rPr>
                <w:rFonts w:ascii="Arial" w:hAnsi="Arial" w:cs="Arial"/>
                <w:b/>
                <w:sz w:val="22"/>
                <w:szCs w:val="22"/>
                <w:u w:val="single" w:color="000000"/>
                <w:lang w:val="en-GB"/>
              </w:rPr>
              <w:t>Primitives:</w:t>
            </w:r>
            <w:r w:rsidRPr="001E6FE9">
              <w:rPr>
                <w:rFonts w:ascii="Arial" w:hAnsi="Arial" w:cs="Arial"/>
                <w:b/>
                <w:sz w:val="22"/>
                <w:szCs w:val="22"/>
                <w:lang w:val="en-GB"/>
              </w:rPr>
              <w:t xml:space="preserve"> Curve, Surface </w:t>
            </w:r>
          </w:p>
        </w:tc>
      </w:tr>
      <w:tr w:rsidR="00823210" w:rsidRPr="00823210" w14:paraId="04DCC210" w14:textId="77777777" w:rsidTr="00694B49">
        <w:trPr>
          <w:trHeight w:val="1068"/>
        </w:trPr>
        <w:tc>
          <w:tcPr>
            <w:tcW w:w="3002" w:type="dxa"/>
            <w:gridSpan w:val="2"/>
            <w:tcBorders>
              <w:top w:val="single" w:sz="4" w:space="0" w:color="000000"/>
              <w:left w:val="single" w:sz="4" w:space="0" w:color="000000"/>
              <w:bottom w:val="single" w:sz="4" w:space="0" w:color="000000"/>
              <w:right w:val="single" w:sz="4" w:space="0" w:color="000000"/>
            </w:tcBorders>
            <w:shd w:val="clear" w:color="auto" w:fill="auto"/>
          </w:tcPr>
          <w:p w14:paraId="379EFCE1" w14:textId="77777777" w:rsidR="00823210" w:rsidRPr="00513D48" w:rsidRDefault="00823210" w:rsidP="00694B49">
            <w:pPr>
              <w:spacing w:after="122" w:line="259" w:lineRule="auto"/>
              <w:ind w:left="2"/>
              <w:rPr>
                <w:rFonts w:ascii="Arial" w:hAnsi="Arial" w:cs="Arial"/>
                <w:sz w:val="22"/>
                <w:szCs w:val="22"/>
                <w:lang w:val="en-GB"/>
              </w:rPr>
            </w:pPr>
            <w:r w:rsidRPr="0057264D">
              <w:rPr>
                <w:rFonts w:ascii="Arial" w:hAnsi="Arial" w:cs="Arial"/>
                <w:i/>
                <w:color w:val="0000FF"/>
                <w:sz w:val="18"/>
                <w:szCs w:val="22"/>
                <w:lang w:val="en-GB"/>
              </w:rPr>
              <w:t>Real World</w:t>
            </w:r>
            <w:r w:rsidRPr="001E6FE9">
              <w:rPr>
                <w:rFonts w:ascii="Arial" w:hAnsi="Arial" w:cs="Arial"/>
                <w:color w:val="0000FF"/>
                <w:sz w:val="18"/>
                <w:szCs w:val="22"/>
                <w:lang w:val="en-GB"/>
              </w:rPr>
              <w:t xml:space="preserve"> </w:t>
            </w:r>
          </w:p>
          <w:p w14:paraId="69582644" w14:textId="77777777" w:rsidR="00823210" w:rsidRPr="003625E9" w:rsidRDefault="00823210" w:rsidP="00694B49">
            <w:pPr>
              <w:spacing w:line="259" w:lineRule="auto"/>
              <w:ind w:left="2"/>
              <w:rPr>
                <w:rFonts w:ascii="Arial" w:hAnsi="Arial" w:cs="Arial"/>
                <w:sz w:val="22"/>
                <w:szCs w:val="22"/>
                <w:lang w:val="en-GB"/>
              </w:rPr>
            </w:pPr>
            <w:r w:rsidRPr="003625E9">
              <w:rPr>
                <w:rFonts w:ascii="Arial" w:hAnsi="Arial" w:cs="Arial"/>
                <w:b/>
                <w:sz w:val="22"/>
                <w:szCs w:val="22"/>
                <w:lang w:val="en-GB"/>
              </w:rPr>
              <w:t xml:space="preserve"> </w:t>
            </w:r>
            <w:r w:rsidRPr="004D60A3">
              <w:rPr>
                <w:rFonts w:ascii="Arial" w:hAnsi="Arial" w:cs="Arial"/>
                <w:sz w:val="16"/>
                <w:szCs w:val="22"/>
                <w:lang w:val="en-GB"/>
              </w:rPr>
              <w:t>See 6.6 bridge</w:t>
            </w:r>
          </w:p>
        </w:tc>
        <w:tc>
          <w:tcPr>
            <w:tcW w:w="3250" w:type="dxa"/>
            <w:gridSpan w:val="4"/>
            <w:tcBorders>
              <w:top w:val="single" w:sz="4" w:space="0" w:color="000000"/>
              <w:left w:val="single" w:sz="4" w:space="0" w:color="000000"/>
              <w:bottom w:val="single" w:sz="4" w:space="0" w:color="000000"/>
              <w:right w:val="single" w:sz="4" w:space="0" w:color="000000"/>
            </w:tcBorders>
            <w:shd w:val="clear" w:color="auto" w:fill="auto"/>
          </w:tcPr>
          <w:p w14:paraId="75C0F96F" w14:textId="77777777" w:rsidR="00823210" w:rsidRPr="006515C4" w:rsidRDefault="00823210" w:rsidP="00694B49">
            <w:pPr>
              <w:spacing w:after="122" w:line="259" w:lineRule="auto"/>
              <w:ind w:left="2"/>
              <w:rPr>
                <w:rFonts w:ascii="Arial" w:hAnsi="Arial" w:cs="Arial"/>
                <w:sz w:val="22"/>
                <w:szCs w:val="22"/>
                <w:lang w:val="en-GB"/>
              </w:rPr>
            </w:pPr>
            <w:r w:rsidRPr="006807FD">
              <w:rPr>
                <w:rFonts w:ascii="Arial" w:hAnsi="Arial" w:cs="Arial"/>
                <w:i/>
                <w:color w:val="0000FF"/>
                <w:sz w:val="18"/>
                <w:szCs w:val="22"/>
                <w:lang w:val="en-GB"/>
              </w:rPr>
              <w:t xml:space="preserve">Paper Chart Symbol </w:t>
            </w:r>
          </w:p>
          <w:p w14:paraId="072E0566" w14:textId="77777777" w:rsidR="00823210" w:rsidRPr="00561E3F" w:rsidRDefault="00823210" w:rsidP="00694B49">
            <w:pPr>
              <w:spacing w:line="259" w:lineRule="auto"/>
              <w:ind w:left="9"/>
              <w:jc w:val="center"/>
              <w:rPr>
                <w:rFonts w:ascii="Arial" w:hAnsi="Arial" w:cs="Arial"/>
                <w:sz w:val="22"/>
                <w:szCs w:val="22"/>
                <w:lang w:val="en-GB"/>
              </w:rPr>
            </w:pPr>
            <w:r w:rsidRPr="004D60A3">
              <w:rPr>
                <w:rFonts w:ascii="Arial" w:hAnsi="Arial" w:cs="Arial"/>
                <w:sz w:val="16"/>
                <w:szCs w:val="22"/>
                <w:lang w:val="en-GB"/>
              </w:rPr>
              <w:t>See 6.6 bridge</w:t>
            </w:r>
            <w:r w:rsidRPr="007B7F2B">
              <w:rPr>
                <w:rFonts w:ascii="Arial" w:hAnsi="Arial" w:cs="Arial"/>
                <w:b/>
                <w:sz w:val="22"/>
                <w:szCs w:val="22"/>
                <w:lang w:val="en-GB"/>
              </w:rPr>
              <w:t xml:space="preserve"> </w:t>
            </w:r>
          </w:p>
        </w:tc>
        <w:tc>
          <w:tcPr>
            <w:tcW w:w="3758" w:type="dxa"/>
            <w:gridSpan w:val="4"/>
            <w:tcBorders>
              <w:top w:val="single" w:sz="4" w:space="0" w:color="000000"/>
              <w:left w:val="single" w:sz="4" w:space="0" w:color="000000"/>
              <w:bottom w:val="single" w:sz="4" w:space="0" w:color="000000"/>
              <w:right w:val="single" w:sz="4" w:space="0" w:color="000000"/>
            </w:tcBorders>
            <w:shd w:val="clear" w:color="auto" w:fill="auto"/>
          </w:tcPr>
          <w:p w14:paraId="0B91C717" w14:textId="77777777" w:rsidR="00823210" w:rsidRPr="003B3BE9" w:rsidRDefault="00823210" w:rsidP="00694B49">
            <w:pPr>
              <w:spacing w:after="122" w:line="259" w:lineRule="auto"/>
              <w:ind w:left="2"/>
              <w:rPr>
                <w:rFonts w:ascii="Arial" w:hAnsi="Arial" w:cs="Arial"/>
                <w:sz w:val="22"/>
                <w:szCs w:val="22"/>
                <w:lang w:val="en-GB"/>
              </w:rPr>
            </w:pPr>
            <w:r>
              <w:rPr>
                <w:rFonts w:ascii="Arial" w:hAnsi="Arial" w:cs="Arial"/>
                <w:i/>
                <w:color w:val="0000FF"/>
                <w:sz w:val="18"/>
                <w:szCs w:val="22"/>
                <w:lang w:val="en-GB"/>
              </w:rPr>
              <w:t xml:space="preserve">Inland </w:t>
            </w:r>
            <w:r w:rsidRPr="00561E3F">
              <w:rPr>
                <w:rFonts w:ascii="Arial" w:hAnsi="Arial" w:cs="Arial"/>
                <w:i/>
                <w:color w:val="0000FF"/>
                <w:sz w:val="18"/>
                <w:szCs w:val="22"/>
                <w:lang w:val="en-GB"/>
              </w:rPr>
              <w:t>ECDIS</w:t>
            </w:r>
            <w:r>
              <w:rPr>
                <w:rFonts w:ascii="Arial" w:hAnsi="Arial" w:cs="Arial"/>
                <w:i/>
                <w:color w:val="0000FF"/>
                <w:sz w:val="18"/>
                <w:szCs w:val="22"/>
                <w:lang w:val="en-GB"/>
              </w:rPr>
              <w:t xml:space="preserve"> or ECS</w:t>
            </w:r>
            <w:r w:rsidRPr="00561E3F">
              <w:rPr>
                <w:rFonts w:ascii="Arial" w:hAnsi="Arial" w:cs="Arial"/>
                <w:i/>
                <w:color w:val="0000FF"/>
                <w:sz w:val="18"/>
                <w:szCs w:val="22"/>
                <w:lang w:val="en-GB"/>
              </w:rPr>
              <w:t xml:space="preserve"> Symbol </w:t>
            </w:r>
          </w:p>
          <w:p w14:paraId="728F7733" w14:textId="77777777" w:rsidR="00823210" w:rsidRPr="004253C0" w:rsidRDefault="00823210" w:rsidP="00694B49">
            <w:pPr>
              <w:spacing w:line="259" w:lineRule="auto"/>
              <w:ind w:left="2"/>
              <w:rPr>
                <w:rFonts w:ascii="Arial" w:hAnsi="Arial" w:cs="Arial"/>
                <w:sz w:val="22"/>
                <w:szCs w:val="22"/>
                <w:lang w:val="en-GB"/>
              </w:rPr>
            </w:pPr>
            <w:r w:rsidRPr="003B3BE9">
              <w:rPr>
                <w:rFonts w:ascii="Arial" w:hAnsi="Arial" w:cs="Arial"/>
                <w:b/>
                <w:sz w:val="22"/>
                <w:szCs w:val="22"/>
                <w:lang w:val="en-GB"/>
              </w:rPr>
              <w:t xml:space="preserve"> </w:t>
            </w:r>
            <w:r w:rsidRPr="004D60A3">
              <w:rPr>
                <w:rFonts w:ascii="Arial" w:hAnsi="Arial" w:cs="Arial"/>
                <w:sz w:val="16"/>
                <w:szCs w:val="22"/>
                <w:lang w:val="en-GB"/>
              </w:rPr>
              <w:t>See 6.6 bridge</w:t>
            </w:r>
          </w:p>
        </w:tc>
      </w:tr>
      <w:tr w:rsidR="00823210" w:rsidRPr="0057264D" w14:paraId="186E7F5B" w14:textId="77777777" w:rsidTr="00694B49">
        <w:trPr>
          <w:trHeight w:val="557"/>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40D8DE5" w14:textId="77777777" w:rsidR="00823210" w:rsidRPr="003625E9" w:rsidRDefault="00823210" w:rsidP="00694B49">
            <w:pPr>
              <w:spacing w:line="259" w:lineRule="auto"/>
              <w:ind w:left="2"/>
              <w:rPr>
                <w:rFonts w:ascii="Arial" w:hAnsi="Arial" w:cs="Arial"/>
                <w:sz w:val="22"/>
                <w:szCs w:val="22"/>
                <w:lang w:val="en-GB"/>
              </w:rPr>
            </w:pPr>
            <w:r w:rsidRPr="0057264D">
              <w:rPr>
                <w:rFonts w:ascii="Arial" w:hAnsi="Arial" w:cs="Arial"/>
                <w:b/>
                <w:sz w:val="22"/>
                <w:szCs w:val="22"/>
                <w:lang w:val="en-GB"/>
              </w:rPr>
              <w:t>S-</w:t>
            </w:r>
            <w:r w:rsidRPr="001E6FE9">
              <w:rPr>
                <w:rFonts w:ascii="Arial" w:hAnsi="Arial" w:cs="Arial"/>
                <w:b/>
                <w:sz w:val="22"/>
                <w:szCs w:val="22"/>
                <w:lang w:val="en-GB"/>
              </w:rPr>
              <w:t>4</w:t>
            </w:r>
            <w:r w:rsidRPr="003625E9">
              <w:rPr>
                <w:rFonts w:ascii="Arial" w:hAnsi="Arial" w:cs="Arial"/>
                <w:b/>
                <w:sz w:val="22"/>
                <w:szCs w:val="22"/>
                <w:lang w:val="en-GB"/>
              </w:rPr>
              <w:t xml:space="preserve">01 Attribute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70958DE" w14:textId="77777777" w:rsidR="00823210" w:rsidRPr="006515C4" w:rsidRDefault="00823210" w:rsidP="00694B49">
            <w:pPr>
              <w:spacing w:line="259" w:lineRule="auto"/>
              <w:ind w:left="2"/>
              <w:rPr>
                <w:rFonts w:ascii="Arial" w:hAnsi="Arial" w:cs="Arial"/>
                <w:sz w:val="22"/>
                <w:szCs w:val="22"/>
                <w:lang w:val="en-GB"/>
              </w:rPr>
            </w:pPr>
            <w:r w:rsidRPr="006807FD">
              <w:rPr>
                <w:rFonts w:ascii="Arial" w:hAnsi="Arial" w:cs="Arial"/>
                <w:b/>
                <w:sz w:val="22"/>
                <w:szCs w:val="22"/>
                <w:lang w:val="en-GB"/>
              </w:rPr>
              <w:t xml:space="preserve">S-57 </w:t>
            </w:r>
          </w:p>
          <w:p w14:paraId="7CA30BD8" w14:textId="77777777" w:rsidR="00823210" w:rsidRPr="00561E3F" w:rsidRDefault="00823210" w:rsidP="00694B49">
            <w:pPr>
              <w:spacing w:line="259" w:lineRule="auto"/>
              <w:ind w:left="2"/>
              <w:rPr>
                <w:rFonts w:ascii="Arial" w:hAnsi="Arial" w:cs="Arial"/>
                <w:sz w:val="22"/>
                <w:szCs w:val="22"/>
                <w:lang w:val="en-GB"/>
              </w:rPr>
            </w:pPr>
            <w:r w:rsidRPr="007B7F2B">
              <w:rPr>
                <w:rFonts w:ascii="Arial" w:hAnsi="Arial" w:cs="Arial"/>
                <w:b/>
                <w:sz w:val="22"/>
                <w:szCs w:val="22"/>
                <w:lang w:val="en-GB"/>
              </w:rPr>
              <w:t xml:space="preserve">Acronym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160A5D73" w14:textId="77777777" w:rsidR="00823210" w:rsidRPr="003B3BE9" w:rsidRDefault="00823210" w:rsidP="00694B49">
            <w:pPr>
              <w:spacing w:line="259" w:lineRule="auto"/>
              <w:ind w:left="2"/>
              <w:rPr>
                <w:rFonts w:ascii="Arial" w:hAnsi="Arial" w:cs="Arial"/>
                <w:sz w:val="22"/>
                <w:szCs w:val="22"/>
                <w:lang w:val="en-GB"/>
              </w:rPr>
            </w:pPr>
            <w:r w:rsidRPr="00561E3F">
              <w:rPr>
                <w:rFonts w:ascii="Arial" w:hAnsi="Arial" w:cs="Arial"/>
                <w:b/>
                <w:sz w:val="22"/>
                <w:szCs w:val="22"/>
                <w:lang w:val="en-GB"/>
              </w:rPr>
              <w:t xml:space="preserve">Allowable Encoding Value </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AFC18C" w14:textId="77777777" w:rsidR="00823210" w:rsidRPr="004253C0" w:rsidRDefault="00823210" w:rsidP="00694B49">
            <w:pPr>
              <w:spacing w:line="259" w:lineRule="auto"/>
              <w:ind w:left="3"/>
              <w:rPr>
                <w:rFonts w:ascii="Arial" w:hAnsi="Arial" w:cs="Arial"/>
                <w:sz w:val="22"/>
                <w:szCs w:val="22"/>
                <w:lang w:val="en-GB"/>
              </w:rPr>
            </w:pPr>
            <w:r w:rsidRPr="003B3BE9">
              <w:rPr>
                <w:rFonts w:ascii="Arial" w:hAnsi="Arial" w:cs="Arial"/>
                <w:b/>
                <w:sz w:val="22"/>
                <w:szCs w:val="22"/>
                <w:lang w:val="en-GB"/>
              </w:rPr>
              <w:t xml:space="preserve">Type </w:t>
            </w:r>
          </w:p>
        </w:tc>
        <w:tc>
          <w:tcPr>
            <w:tcW w:w="13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0D740" w14:textId="77777777" w:rsidR="00823210" w:rsidRPr="00C54ABA" w:rsidRDefault="00823210" w:rsidP="00694B49">
            <w:pPr>
              <w:spacing w:line="259" w:lineRule="auto"/>
              <w:rPr>
                <w:rFonts w:ascii="Arial" w:hAnsi="Arial" w:cs="Arial"/>
                <w:sz w:val="22"/>
                <w:szCs w:val="22"/>
                <w:lang w:val="en-GB"/>
              </w:rPr>
            </w:pPr>
            <w:r w:rsidRPr="004253C0">
              <w:rPr>
                <w:rFonts w:ascii="Arial" w:hAnsi="Arial" w:cs="Arial"/>
                <w:b/>
                <w:sz w:val="22"/>
                <w:szCs w:val="22"/>
                <w:lang w:val="en-GB"/>
              </w:rPr>
              <w:t xml:space="preserve">Multiplicity </w:t>
            </w:r>
          </w:p>
        </w:tc>
      </w:tr>
      <w:tr w:rsidR="00823210" w:rsidRPr="0057264D" w14:paraId="409CCC3C"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62187603" w14:textId="77777777" w:rsidR="00823210" w:rsidRPr="00694B49" w:rsidRDefault="00823210" w:rsidP="00694B49">
            <w:pPr>
              <w:spacing w:line="259" w:lineRule="auto"/>
              <w:ind w:left="2"/>
              <w:rPr>
                <w:rFonts w:ascii="Arial" w:hAnsi="Arial" w:cs="Arial"/>
                <w:i/>
                <w:sz w:val="22"/>
                <w:szCs w:val="22"/>
                <w:lang w:val="en-GB"/>
              </w:rPr>
            </w:pPr>
            <w:r w:rsidRPr="00694B49">
              <w:rPr>
                <w:rFonts w:ascii="Arial" w:hAnsi="Arial" w:cs="Arial"/>
                <w:i/>
                <w:sz w:val="18"/>
                <w:szCs w:val="22"/>
                <w:lang w:val="en-GB"/>
              </w:rPr>
              <w:t xml:space="preserve">fixed date range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5F743485"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080FAD95"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_Ref173308236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2.4.8</w:t>
            </w:r>
            <w:r>
              <w:rPr>
                <w:rFonts w:ascii="Arial" w:hAnsi="Arial" w:cs="Arial"/>
                <w:sz w:val="18"/>
                <w:szCs w:val="22"/>
                <w:lang w:val="en-GB"/>
              </w:rPr>
              <w:fldChar w:fldCharType="end"/>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5C82E9BF"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54E1C34"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0105513E" w14:textId="77777777" w:rsidTr="00694B49">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5A53EF5D"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date end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112AD42"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(DATEND)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248D9B17"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7837A39"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TD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9F4D7BD"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561E3F">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2E1486DA"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440A7A5C"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date start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104F629"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(DATSTA)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166466ED"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4CD5862" w14:textId="77777777" w:rsidR="00823210" w:rsidRPr="00561E3F"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(S</w:t>
            </w:r>
            <w:r w:rsidRPr="007B7F2B">
              <w:rPr>
                <w:rFonts w:ascii="Arial" w:hAnsi="Arial" w:cs="Arial"/>
                <w:sz w:val="18"/>
                <w:szCs w:val="22"/>
                <w:lang w:val="en-GB"/>
              </w:rPr>
              <w:t xml:space="preserve">) TD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4C4699C" w14:textId="77777777" w:rsidR="00823210" w:rsidRPr="004253C0"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3B3BE9">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2607DD22"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6486125D"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horizontal clearance fixed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67B6A55"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47AAEB9C"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31DAA60"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41DCB2A"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5504EC78" w14:textId="77777777" w:rsidTr="00694B49">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16BB27C9"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horizontal clearance value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4F219F8"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(HORCLR)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76DB11A9"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D41870A"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5E67434"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02A6147C"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38F0A1EB"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horizontal distance uncertainty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280848C"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(HORACC)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1769AFFA" w14:textId="77777777" w:rsidR="00823210" w:rsidRPr="006807FD" w:rsidRDefault="00823210" w:rsidP="00694B49">
            <w:pPr>
              <w:spacing w:line="259" w:lineRule="auto"/>
              <w:ind w:left="77"/>
              <w:rPr>
                <w:rFonts w:ascii="Arial" w:hAnsi="Arial" w:cs="Arial"/>
                <w:sz w:val="22"/>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1.54</w:t>
            </w: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C90B761"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6D7DF80"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2BDB94D7" w14:textId="77777777" w:rsidTr="00694B49">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386C8A80" w14:textId="77777777" w:rsidR="00823210" w:rsidRPr="0057264D" w:rsidRDefault="00823210" w:rsidP="00694B49">
            <w:pPr>
              <w:spacing w:line="259" w:lineRule="auto"/>
              <w:ind w:left="2"/>
              <w:rPr>
                <w:rFonts w:ascii="Arial" w:hAnsi="Arial" w:cs="Arial"/>
                <w:sz w:val="18"/>
                <w:szCs w:val="22"/>
                <w:lang w:val="en-GB"/>
              </w:rPr>
            </w:pPr>
            <w:r w:rsidRPr="00B63849">
              <w:rPr>
                <w:rFonts w:ascii="Arial" w:hAnsi="Arial" w:cs="Arial"/>
                <w:sz w:val="18"/>
                <w:szCs w:val="18"/>
                <w:lang w:val="en-GB"/>
              </w:rPr>
              <w:t>interoperability identifier</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70A25D9" w14:textId="77777777" w:rsidR="00823210" w:rsidRPr="00513D48" w:rsidRDefault="00823210" w:rsidP="00694B49">
            <w:pPr>
              <w:spacing w:line="259" w:lineRule="auto"/>
              <w:ind w:left="2"/>
              <w:rPr>
                <w:rFonts w:ascii="Arial" w:hAnsi="Arial" w:cs="Arial"/>
                <w:sz w:val="18"/>
                <w:szCs w:val="22"/>
                <w:lang w:val="en-GB"/>
              </w:rPr>
            </w:pP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1B5ABC0B" w14:textId="77777777" w:rsidR="00823210" w:rsidRPr="003625E9" w:rsidRDefault="00823210" w:rsidP="00694B49">
            <w:pPr>
              <w:spacing w:line="259" w:lineRule="auto"/>
              <w:ind w:left="77"/>
              <w:rPr>
                <w:rFonts w:ascii="Arial" w:hAnsi="Arial" w:cs="Arial"/>
                <w:sz w:val="18"/>
                <w:szCs w:val="22"/>
                <w:lang w:val="en-GB"/>
              </w:rPr>
            </w:pPr>
            <w:r w:rsidRPr="00B63849">
              <w:rPr>
                <w:rFonts w:ascii="Arial" w:hAnsi="Arial" w:cs="Arial"/>
                <w:sz w:val="18"/>
                <w:szCs w:val="18"/>
                <w:lang w:val="en-GB"/>
              </w:rPr>
              <w:t xml:space="preserve">MRN (see clause </w:t>
            </w:r>
            <w:r>
              <w:rPr>
                <w:rFonts w:ascii="Arial" w:hAnsi="Arial" w:cs="Arial"/>
                <w:sz w:val="18"/>
                <w:szCs w:val="18"/>
                <w:lang w:val="en-GB"/>
              </w:rPr>
              <w:fldChar w:fldCharType="begin"/>
            </w:r>
            <w:r>
              <w:rPr>
                <w:rFonts w:ascii="Arial" w:hAnsi="Arial" w:cs="Arial"/>
                <w:sz w:val="18"/>
                <w:szCs w:val="18"/>
                <w:lang w:val="en-GB"/>
              </w:rPr>
              <w:instrText xml:space="preserve"> REF _Ref188624436 \r \h </w:instrText>
            </w:r>
            <w:r>
              <w:rPr>
                <w:rFonts w:ascii="Arial" w:hAnsi="Arial" w:cs="Arial"/>
                <w:sz w:val="18"/>
                <w:szCs w:val="18"/>
                <w:lang w:val="en-GB"/>
              </w:rPr>
            </w:r>
            <w:r>
              <w:rPr>
                <w:rFonts w:ascii="Arial" w:hAnsi="Arial" w:cs="Arial"/>
                <w:sz w:val="18"/>
                <w:szCs w:val="18"/>
                <w:lang w:val="en-GB"/>
              </w:rPr>
              <w:fldChar w:fldCharType="separate"/>
            </w:r>
            <w:r>
              <w:rPr>
                <w:rFonts w:ascii="Arial" w:hAnsi="Arial" w:cs="Arial"/>
                <w:sz w:val="18"/>
                <w:szCs w:val="18"/>
                <w:lang w:val="en-GB"/>
              </w:rPr>
              <w:t>27.158</w:t>
            </w:r>
            <w:r>
              <w:rPr>
                <w:rFonts w:ascii="Arial" w:hAnsi="Arial" w:cs="Arial"/>
                <w:sz w:val="18"/>
                <w:szCs w:val="18"/>
                <w:lang w:val="en-GB"/>
              </w:rPr>
              <w:fldChar w:fldCharType="end"/>
            </w:r>
            <w:r w:rsidRPr="00B63849">
              <w:rPr>
                <w:rFonts w:ascii="Arial" w:hAnsi="Arial" w:cs="Arial"/>
                <w:sz w:val="18"/>
                <w:szCs w:val="18"/>
                <w:lang w:val="en-GB"/>
              </w:rPr>
              <w:t>)</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2ECAD0B"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szCs w:val="18"/>
                <w:lang w:val="en-GB"/>
              </w:rPr>
              <w:t>URN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CB73791" w14:textId="77777777" w:rsidR="00823210" w:rsidRPr="00561E3F" w:rsidRDefault="00823210" w:rsidP="00694B49">
            <w:pPr>
              <w:spacing w:line="259" w:lineRule="auto"/>
              <w:rPr>
                <w:rFonts w:ascii="Arial" w:hAnsi="Arial" w:cs="Arial"/>
                <w:sz w:val="18"/>
                <w:szCs w:val="22"/>
                <w:lang w:val="en-GB"/>
              </w:rPr>
            </w:pPr>
            <w:r w:rsidRPr="00B63849">
              <w:rPr>
                <w:rFonts w:ascii="Arial" w:hAnsi="Arial" w:cs="Arial"/>
                <w:sz w:val="18"/>
                <w:szCs w:val="18"/>
                <w:lang w:val="en-GB"/>
              </w:rPr>
              <w:t>0,1</w:t>
            </w:r>
          </w:p>
        </w:tc>
      </w:tr>
      <w:tr w:rsidR="00823210" w:rsidRPr="0057264D" w14:paraId="0DD6D362" w14:textId="77777777" w:rsidTr="00694B49">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21E9BA73"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vertical clearance closed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1EA2860D"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5BFD6402"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2F27EEA"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BFB96D9"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306941E4"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05781432"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vertical clearance value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AAB817A"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i/>
                <w:sz w:val="18"/>
                <w:szCs w:val="22"/>
                <w:lang w:val="en-GB"/>
              </w:rPr>
              <w:t>(VERCC</w:t>
            </w:r>
            <w:r w:rsidRPr="003625E9">
              <w:rPr>
                <w:rFonts w:ascii="Arial" w:hAnsi="Arial" w:cs="Arial"/>
                <w:i/>
                <w:sz w:val="18"/>
                <w:szCs w:val="22"/>
                <w:lang w:val="en-GB"/>
              </w:rPr>
              <w:t xml:space="preserve">L)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509311D1" w14:textId="77777777" w:rsidR="00823210" w:rsidRPr="006515C4" w:rsidRDefault="00823210" w:rsidP="00694B49">
            <w:pPr>
              <w:spacing w:line="259" w:lineRule="auto"/>
              <w:ind w:left="77"/>
              <w:rPr>
                <w:rFonts w:ascii="Arial" w:hAnsi="Arial" w:cs="Arial"/>
                <w:sz w:val="22"/>
                <w:szCs w:val="22"/>
                <w:lang w:val="en-GB"/>
              </w:rPr>
            </w:pPr>
            <w:r w:rsidRPr="00EE7249">
              <w:rPr>
                <w:rFonts w:ascii="Arial" w:hAnsi="Arial" w:cs="Arial"/>
                <w:sz w:val="18"/>
                <w:szCs w:val="22"/>
                <w:lang w:val="en-GB"/>
              </w:rPr>
              <w:t>[</w:t>
            </w:r>
            <w:proofErr w:type="spellStart"/>
            <w:r w:rsidRPr="00EE7249">
              <w:rPr>
                <w:rFonts w:ascii="Arial" w:hAnsi="Arial" w:cs="Arial"/>
                <w:sz w:val="18"/>
                <w:szCs w:val="22"/>
                <w:lang w:val="en-GB"/>
              </w:rPr>
              <w:t>xx.x</w:t>
            </w:r>
            <w:proofErr w:type="spellEnd"/>
            <w:r w:rsidRPr="00EE7249">
              <w:rPr>
                <w:rFonts w:ascii="Arial" w:hAnsi="Arial" w:cs="Arial"/>
                <w:sz w:val="18"/>
                <w:szCs w:val="22"/>
                <w:lang w:val="en-GB"/>
              </w:rPr>
              <w:t>] (metres), e.</w:t>
            </w:r>
            <w:r>
              <w:rPr>
                <w:rFonts w:ascii="Arial" w:hAnsi="Arial" w:cs="Arial"/>
                <w:sz w:val="18"/>
                <w:szCs w:val="22"/>
                <w:lang w:val="en-GB"/>
              </w:rPr>
              <w:t>g., 13.2</w:t>
            </w:r>
            <w:r w:rsidRPr="006807FD">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51F595D" w14:textId="77777777" w:rsidR="00823210" w:rsidRPr="00561E3F" w:rsidRDefault="00823210" w:rsidP="00694B49">
            <w:pPr>
              <w:spacing w:line="259" w:lineRule="auto"/>
              <w:ind w:left="3"/>
              <w:rPr>
                <w:rFonts w:ascii="Arial" w:hAnsi="Arial" w:cs="Arial"/>
                <w:sz w:val="22"/>
                <w:szCs w:val="22"/>
                <w:lang w:val="en-GB"/>
              </w:rPr>
            </w:pPr>
            <w:r w:rsidRPr="007B7F2B">
              <w:rPr>
                <w:rFonts w:ascii="Arial" w:hAnsi="Arial" w:cs="Arial"/>
                <w:sz w:val="18"/>
                <w:szCs w:val="22"/>
                <w:lang w:val="en-GB"/>
              </w:rPr>
              <w:t xml:space="preserve">(S) 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EB427D8"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24B50605"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5111990D"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vertical uncertainty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B295DAB"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i/>
                <w:sz w:val="18"/>
                <w:szCs w:val="22"/>
                <w:lang w:val="en-GB"/>
              </w:rPr>
              <w:t xml:space="preserve"> </w:t>
            </w:r>
            <w:r w:rsidRPr="0052109C">
              <w:rPr>
                <w:rFonts w:ascii="Arial" w:hAnsi="Arial" w:cs="Arial"/>
                <w:i/>
                <w:sz w:val="18"/>
                <w:szCs w:val="22"/>
                <w:lang w:val="en-GB"/>
              </w:rPr>
              <w:t xml:space="preserve">(VERACC)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6CFB29B5"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7A7BF49E"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06458F3"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7E0FDE80" w14:textId="77777777" w:rsidTr="00694B49">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4FB4B9F2"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uncertainty fixed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34E4FC1" w14:textId="77777777" w:rsidR="00823210" w:rsidRPr="003625E9" w:rsidRDefault="00823210" w:rsidP="00694B49">
            <w:pPr>
              <w:spacing w:line="259" w:lineRule="auto"/>
              <w:ind w:left="2"/>
              <w:rPr>
                <w:rFonts w:ascii="Arial" w:hAnsi="Arial" w:cs="Arial"/>
                <w:sz w:val="22"/>
                <w:szCs w:val="22"/>
                <w:lang w:val="en-GB"/>
              </w:rPr>
            </w:pP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4E568CF5" w14:textId="77777777" w:rsidR="00823210" w:rsidRPr="006515C4" w:rsidRDefault="00823210" w:rsidP="00694B49">
            <w:pPr>
              <w:spacing w:line="259" w:lineRule="auto"/>
              <w:ind w:left="77"/>
              <w:rPr>
                <w:rFonts w:ascii="Arial" w:hAnsi="Arial" w:cs="Arial"/>
                <w:sz w:val="22"/>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1.54</w:t>
            </w:r>
            <w:r w:rsidRPr="006807FD">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96A77C8" w14:textId="77777777" w:rsidR="00823210" w:rsidRPr="00561E3F" w:rsidRDefault="00823210" w:rsidP="00694B49">
            <w:pPr>
              <w:spacing w:line="259" w:lineRule="auto"/>
              <w:ind w:left="3"/>
              <w:rPr>
                <w:rFonts w:ascii="Arial" w:hAnsi="Arial" w:cs="Arial"/>
                <w:sz w:val="22"/>
                <w:szCs w:val="22"/>
                <w:lang w:val="en-GB"/>
              </w:rPr>
            </w:pPr>
            <w:r w:rsidRPr="007B7F2B">
              <w:rPr>
                <w:rFonts w:ascii="Arial" w:hAnsi="Arial" w:cs="Arial"/>
                <w:sz w:val="18"/>
                <w:szCs w:val="22"/>
                <w:lang w:val="en-GB"/>
              </w:rPr>
              <w:t xml:space="preserve">(S) 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4821943"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69E286C0"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41D7D96C"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uncertainty variable factor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10BCE6EB"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39F38150"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DB4BFE4"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A3261E6"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064BE8A8" w14:textId="77777777" w:rsidTr="00694B49">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3258578E"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vertical clearance open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223BA55"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2FAFF6E4"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C9F6286"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993630E"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2F0DADC4"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29291CF8"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vertical clearance unlimited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94928D1"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i/>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76AFA1C7"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ADE56EA" w14:textId="77777777" w:rsidR="00823210" w:rsidRPr="00561E3F"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(S)</w:t>
            </w:r>
            <w:r w:rsidRPr="007B7F2B">
              <w:rPr>
                <w:rFonts w:ascii="Arial" w:hAnsi="Arial" w:cs="Arial"/>
                <w:sz w:val="18"/>
                <w:szCs w:val="22"/>
                <w:lang w:val="en-GB"/>
              </w:rPr>
              <w:t xml:space="preserve"> BO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EB92001"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0701C949"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3AD00528"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vertical clearance value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596297E9"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i/>
                <w:sz w:val="18"/>
                <w:szCs w:val="22"/>
                <w:lang w:val="en-GB"/>
              </w:rPr>
              <w:t xml:space="preserve">(VERCOP)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366AB151" w14:textId="77777777" w:rsidR="00823210" w:rsidRPr="006807FD" w:rsidRDefault="00823210" w:rsidP="00694B49">
            <w:pPr>
              <w:spacing w:line="259" w:lineRule="auto"/>
              <w:ind w:left="77"/>
              <w:rPr>
                <w:rFonts w:ascii="Arial" w:hAnsi="Arial" w:cs="Arial"/>
                <w:sz w:val="22"/>
                <w:szCs w:val="22"/>
                <w:lang w:val="en-GB"/>
              </w:rPr>
            </w:pPr>
            <w:r w:rsidRPr="00EE7249">
              <w:rPr>
                <w:rFonts w:ascii="Arial" w:hAnsi="Arial" w:cs="Arial"/>
                <w:sz w:val="18"/>
                <w:szCs w:val="22"/>
                <w:lang w:val="en-GB"/>
              </w:rPr>
              <w:t>[</w:t>
            </w:r>
            <w:proofErr w:type="spellStart"/>
            <w:r w:rsidRPr="00EE7249">
              <w:rPr>
                <w:rFonts w:ascii="Arial" w:hAnsi="Arial" w:cs="Arial"/>
                <w:sz w:val="18"/>
                <w:szCs w:val="22"/>
                <w:lang w:val="en-GB"/>
              </w:rPr>
              <w:t>xx.x</w:t>
            </w:r>
            <w:proofErr w:type="spellEnd"/>
            <w:r w:rsidRPr="00EE7249">
              <w:rPr>
                <w:rFonts w:ascii="Arial" w:hAnsi="Arial" w:cs="Arial"/>
                <w:sz w:val="18"/>
                <w:szCs w:val="22"/>
                <w:lang w:val="en-GB"/>
              </w:rPr>
              <w:t>] (metres), e.g., 23.4</w:t>
            </w: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6214AF1"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644C336"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r w:rsidRPr="00561E3F">
              <w:rPr>
                <w:rFonts w:ascii="Arial" w:hAnsi="Arial" w:cs="Arial"/>
                <w:sz w:val="18"/>
                <w:szCs w:val="22"/>
                <w:vertAlign w:val="superscript"/>
                <w:lang w:val="en-GB"/>
              </w:rPr>
              <w:t>†</w:t>
            </w:r>
            <w:r w:rsidRPr="003B3BE9">
              <w:rPr>
                <w:rFonts w:ascii="Arial" w:hAnsi="Arial" w:cs="Arial"/>
                <w:sz w:val="18"/>
                <w:szCs w:val="22"/>
                <w:lang w:val="en-GB"/>
              </w:rPr>
              <w:t xml:space="preserve"> </w:t>
            </w:r>
          </w:p>
        </w:tc>
      </w:tr>
      <w:tr w:rsidR="00823210" w:rsidRPr="0057264D" w14:paraId="788BED5E" w14:textId="77777777" w:rsidTr="00694B49">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6A93A0C0"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vertical uncertainty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C8ADE89" w14:textId="77777777" w:rsidR="00823210" w:rsidRPr="0052109C" w:rsidRDefault="00823210" w:rsidP="00694B49">
            <w:pPr>
              <w:spacing w:line="259" w:lineRule="auto"/>
              <w:ind w:left="2"/>
              <w:rPr>
                <w:rFonts w:ascii="Arial" w:hAnsi="Arial" w:cs="Arial"/>
                <w:i/>
                <w:sz w:val="22"/>
                <w:szCs w:val="22"/>
                <w:lang w:val="en-GB"/>
              </w:rPr>
            </w:pPr>
            <w:r w:rsidRPr="0052109C">
              <w:rPr>
                <w:rFonts w:ascii="Arial" w:hAnsi="Arial" w:cs="Arial"/>
                <w:i/>
                <w:sz w:val="18"/>
                <w:szCs w:val="22"/>
                <w:lang w:val="en-GB"/>
              </w:rPr>
              <w:t xml:space="preserve"> (VERACC)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3688001E"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A794A47"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3A23554B"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5C87A3AD" w14:textId="77777777" w:rsidTr="00694B49">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2B1E2829"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uncertainty fixed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EF76DDC" w14:textId="77777777" w:rsidR="00823210" w:rsidRPr="003625E9" w:rsidRDefault="00823210" w:rsidP="00694B49">
            <w:pPr>
              <w:spacing w:line="259" w:lineRule="auto"/>
              <w:ind w:left="2"/>
              <w:rPr>
                <w:rFonts w:ascii="Arial" w:hAnsi="Arial" w:cs="Arial"/>
                <w:sz w:val="22"/>
                <w:szCs w:val="22"/>
                <w:lang w:val="en-GB"/>
              </w:rPr>
            </w:pP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353E56E8"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398CEC9"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841B9F5"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321693E8" w14:textId="77777777" w:rsidTr="00694B49">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5A9EFC1D"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uncertainty variable factor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03ABD54"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087DFC5C"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4471BC7"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RE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70190A4"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7EEEB804" w14:textId="77777777" w:rsidTr="00694B49">
        <w:trPr>
          <w:trHeight w:val="1576"/>
        </w:trPr>
        <w:tc>
          <w:tcPr>
            <w:tcW w:w="3684" w:type="dxa"/>
            <w:gridSpan w:val="3"/>
            <w:tcBorders>
              <w:top w:val="single" w:sz="4" w:space="0" w:color="000000"/>
              <w:left w:val="single" w:sz="4" w:space="0" w:color="000000"/>
              <w:right w:val="single" w:sz="4" w:space="0" w:color="000000"/>
            </w:tcBorders>
            <w:shd w:val="clear" w:color="auto" w:fill="auto"/>
          </w:tcPr>
          <w:p w14:paraId="27350B31"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vertical datum </w:t>
            </w:r>
          </w:p>
        </w:tc>
        <w:tc>
          <w:tcPr>
            <w:tcW w:w="1544" w:type="dxa"/>
            <w:gridSpan w:val="2"/>
            <w:tcBorders>
              <w:top w:val="single" w:sz="4" w:space="0" w:color="000000"/>
              <w:left w:val="single" w:sz="4" w:space="0" w:color="000000"/>
              <w:right w:val="single" w:sz="4" w:space="0" w:color="000000"/>
            </w:tcBorders>
            <w:shd w:val="clear" w:color="auto" w:fill="auto"/>
          </w:tcPr>
          <w:p w14:paraId="38FB1D75"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(VERDAT) </w:t>
            </w:r>
          </w:p>
        </w:tc>
        <w:tc>
          <w:tcPr>
            <w:tcW w:w="2544" w:type="dxa"/>
            <w:gridSpan w:val="3"/>
            <w:tcBorders>
              <w:top w:val="single" w:sz="4" w:space="0" w:color="000000"/>
              <w:left w:val="single" w:sz="4" w:space="0" w:color="000000"/>
              <w:right w:val="single" w:sz="4" w:space="0" w:color="000000"/>
            </w:tcBorders>
            <w:shd w:val="clear" w:color="auto" w:fill="auto"/>
          </w:tcPr>
          <w:p w14:paraId="14A5F65C" w14:textId="77777777" w:rsidR="00823210" w:rsidRDefault="00823210" w:rsidP="00694B49">
            <w:pPr>
              <w:autoSpaceDE w:val="0"/>
              <w:autoSpaceDN w:val="0"/>
              <w:adjustRightInd w:val="0"/>
              <w:spacing w:before="60"/>
              <w:ind w:left="284" w:hanging="210"/>
              <w:rPr>
                <w:rFonts w:ascii="Arial" w:hAnsi="Arial" w:cs="Arial"/>
                <w:sz w:val="18"/>
                <w:szCs w:val="22"/>
                <w:lang w:val="en-GB"/>
              </w:rPr>
            </w:pPr>
            <w:r w:rsidRPr="003625E9">
              <w:rPr>
                <w:rFonts w:ascii="Arial" w:hAnsi="Arial" w:cs="Arial"/>
                <w:sz w:val="18"/>
                <w:szCs w:val="22"/>
                <w:lang w:val="en-GB"/>
              </w:rPr>
              <w:t>3 :</w:t>
            </w:r>
            <w:r w:rsidRPr="006807FD">
              <w:rPr>
                <w:rFonts w:ascii="Arial" w:hAnsi="Arial" w:cs="Arial"/>
                <w:sz w:val="18"/>
                <w:szCs w:val="22"/>
                <w:lang w:val="en-GB"/>
              </w:rPr>
              <w:t xml:space="preserve"> </w:t>
            </w:r>
            <w:r w:rsidRPr="00AE5518">
              <w:rPr>
                <w:rFonts w:ascii="Arial" w:hAnsi="Arial" w:cs="Arial"/>
                <w:sz w:val="18"/>
                <w:szCs w:val="18"/>
                <w:lang w:val="en-GB"/>
              </w:rPr>
              <w:t>mean</w:t>
            </w:r>
            <w:r w:rsidRPr="006807FD">
              <w:rPr>
                <w:rFonts w:ascii="Arial" w:hAnsi="Arial" w:cs="Arial"/>
                <w:sz w:val="18"/>
                <w:szCs w:val="22"/>
                <w:lang w:val="en-GB"/>
              </w:rPr>
              <w:t xml:space="preserve"> sea level </w:t>
            </w:r>
          </w:p>
          <w:p w14:paraId="3DE8EDA1" w14:textId="77777777" w:rsidR="00823210" w:rsidRPr="00AE5518" w:rsidRDefault="00823210" w:rsidP="00694B49">
            <w:pPr>
              <w:autoSpaceDE w:val="0"/>
              <w:autoSpaceDN w:val="0"/>
              <w:adjustRightInd w:val="0"/>
              <w:ind w:left="282" w:hanging="208"/>
              <w:rPr>
                <w:rFonts w:ascii="Arial" w:hAnsi="Arial" w:cs="Arial"/>
                <w:sz w:val="18"/>
                <w:szCs w:val="18"/>
                <w:lang w:val="en-GB"/>
              </w:rPr>
            </w:pPr>
            <w:r w:rsidRPr="00AE5518">
              <w:rPr>
                <w:rFonts w:ascii="Arial" w:hAnsi="Arial" w:cs="Arial"/>
                <w:sz w:val="18"/>
                <w:szCs w:val="18"/>
                <w:lang w:val="en-GB"/>
              </w:rPr>
              <w:t>10 : Approximate Lowest Astronomical Tide</w:t>
            </w:r>
          </w:p>
          <w:p w14:paraId="2BF11AE6" w14:textId="77777777" w:rsidR="00823210" w:rsidRPr="00AE5518" w:rsidRDefault="00823210" w:rsidP="00694B49">
            <w:pPr>
              <w:autoSpaceDE w:val="0"/>
              <w:autoSpaceDN w:val="0"/>
              <w:adjustRightInd w:val="0"/>
              <w:ind w:left="282" w:hanging="208"/>
              <w:rPr>
                <w:rFonts w:ascii="Arial" w:hAnsi="Arial" w:cs="Arial"/>
                <w:sz w:val="18"/>
                <w:szCs w:val="18"/>
                <w:lang w:val="en-GB"/>
              </w:rPr>
            </w:pPr>
            <w:r w:rsidRPr="00AE5518">
              <w:rPr>
                <w:rFonts w:ascii="Arial" w:hAnsi="Arial" w:cs="Arial"/>
                <w:sz w:val="18"/>
                <w:szCs w:val="18"/>
                <w:lang w:val="en-GB"/>
              </w:rPr>
              <w:t>12 : Mean Lower Low Water</w:t>
            </w:r>
          </w:p>
          <w:p w14:paraId="5BA1A220" w14:textId="77777777" w:rsidR="00823210" w:rsidRPr="00AE5518" w:rsidRDefault="00823210" w:rsidP="00694B49">
            <w:pPr>
              <w:autoSpaceDE w:val="0"/>
              <w:autoSpaceDN w:val="0"/>
              <w:adjustRightInd w:val="0"/>
              <w:ind w:left="282" w:hanging="208"/>
              <w:rPr>
                <w:rFonts w:ascii="Arial" w:hAnsi="Arial" w:cs="Arial"/>
                <w:sz w:val="18"/>
                <w:szCs w:val="18"/>
                <w:lang w:val="en-GB"/>
              </w:rPr>
            </w:pPr>
            <w:r w:rsidRPr="00AE5518">
              <w:rPr>
                <w:rFonts w:ascii="Arial" w:hAnsi="Arial" w:cs="Arial"/>
                <w:sz w:val="18"/>
                <w:szCs w:val="18"/>
                <w:lang w:val="en-GB"/>
              </w:rPr>
              <w:t>13 : low water</w:t>
            </w:r>
          </w:p>
          <w:p w14:paraId="62D584C8"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16 : mean high water</w:t>
            </w:r>
          </w:p>
          <w:p w14:paraId="3453E0B9"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lastRenderedPageBreak/>
              <w:t>17 : mean high water springs</w:t>
            </w:r>
          </w:p>
          <w:p w14:paraId="10E0DA8C"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18 : high water</w:t>
            </w:r>
          </w:p>
          <w:p w14:paraId="1D2CEF53"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19 : approximate mean sea level</w:t>
            </w:r>
          </w:p>
          <w:p w14:paraId="5FE5FB0C"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20 : high water springs</w:t>
            </w:r>
          </w:p>
          <w:p w14:paraId="14DCE888"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21 : mean higher high water</w:t>
            </w:r>
          </w:p>
          <w:p w14:paraId="79D175D4" w14:textId="77777777" w:rsidR="00823210" w:rsidRPr="00823210" w:rsidRDefault="00823210" w:rsidP="00694B49">
            <w:pPr>
              <w:autoSpaceDE w:val="0"/>
              <w:autoSpaceDN w:val="0"/>
              <w:adjustRightInd w:val="0"/>
              <w:ind w:left="282" w:hanging="208"/>
              <w:rPr>
                <w:rFonts w:ascii="Arial" w:hAnsi="Arial" w:cs="Arial"/>
                <w:sz w:val="18"/>
                <w:lang w:val="en-US"/>
              </w:rPr>
            </w:pPr>
            <w:r w:rsidRPr="00823210">
              <w:rPr>
                <w:rFonts w:ascii="Arial" w:hAnsi="Arial" w:cs="Arial"/>
                <w:sz w:val="18"/>
                <w:lang w:val="en-US"/>
              </w:rPr>
              <w:t xml:space="preserve">23 : Lowest </w:t>
            </w:r>
            <w:r w:rsidRPr="00AE5518">
              <w:rPr>
                <w:rFonts w:ascii="Arial" w:hAnsi="Arial" w:cs="Arial"/>
                <w:sz w:val="18"/>
                <w:szCs w:val="18"/>
                <w:lang w:val="en-GB"/>
              </w:rPr>
              <w:t>Astronomical</w:t>
            </w:r>
            <w:r w:rsidRPr="00823210">
              <w:rPr>
                <w:rFonts w:ascii="Arial" w:hAnsi="Arial" w:cs="Arial"/>
                <w:sz w:val="18"/>
                <w:lang w:val="en-US"/>
              </w:rPr>
              <w:t xml:space="preserve"> Tide</w:t>
            </w:r>
          </w:p>
          <w:p w14:paraId="73A250B4"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24 : local datum</w:t>
            </w:r>
          </w:p>
          <w:p w14:paraId="34FF11FC"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25 : international great lakes datum 1985</w:t>
            </w:r>
          </w:p>
          <w:p w14:paraId="3861CF7B"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26 : mean water level</w:t>
            </w:r>
          </w:p>
          <w:p w14:paraId="1B6180D8"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28 : higher high water large tide</w:t>
            </w:r>
          </w:p>
          <w:p w14:paraId="0698AC2C"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29 : nearly highest high water</w:t>
            </w:r>
          </w:p>
          <w:p w14:paraId="2A11D553" w14:textId="77777777" w:rsidR="00823210" w:rsidRPr="00B63849" w:rsidRDefault="00823210" w:rsidP="00694B49">
            <w:pPr>
              <w:autoSpaceDE w:val="0"/>
              <w:autoSpaceDN w:val="0"/>
              <w:adjustRightInd w:val="0"/>
              <w:ind w:left="284" w:hanging="210"/>
              <w:rPr>
                <w:rFonts w:ascii="Arial" w:hAnsi="Arial" w:cs="Arial"/>
                <w:sz w:val="18"/>
                <w:szCs w:val="18"/>
                <w:lang w:val="en-GB"/>
              </w:rPr>
            </w:pPr>
            <w:r w:rsidRPr="00B63849">
              <w:rPr>
                <w:rFonts w:ascii="Arial" w:hAnsi="Arial" w:cs="Arial"/>
                <w:sz w:val="18"/>
                <w:szCs w:val="18"/>
                <w:lang w:val="en-GB"/>
              </w:rPr>
              <w:t>30 : highest astronomical tide</w:t>
            </w:r>
          </w:p>
          <w:p w14:paraId="0931939E"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31 : Local Low Water Reference Level</w:t>
            </w:r>
          </w:p>
          <w:p w14:paraId="4DF8CC4B"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32 : Local High Water Reference Level</w:t>
            </w:r>
          </w:p>
          <w:p w14:paraId="5CC2466A"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33 : Local Mean Water Reference Level</w:t>
            </w:r>
          </w:p>
          <w:p w14:paraId="2414434D"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 xml:space="preserve">34 : Equivalent Height of Water (German </w:t>
            </w:r>
            <w:proofErr w:type="spellStart"/>
            <w:r w:rsidRPr="00AE5518">
              <w:rPr>
                <w:rFonts w:ascii="Arial" w:hAnsi="Arial" w:cs="Arial"/>
                <w:sz w:val="18"/>
                <w:szCs w:val="18"/>
                <w:lang w:val="en-GB"/>
              </w:rPr>
              <w:t>GlW</w:t>
            </w:r>
            <w:proofErr w:type="spellEnd"/>
            <w:r w:rsidRPr="00AE5518">
              <w:rPr>
                <w:rFonts w:ascii="Arial" w:hAnsi="Arial" w:cs="Arial"/>
                <w:sz w:val="18"/>
                <w:szCs w:val="18"/>
                <w:lang w:val="en-GB"/>
              </w:rPr>
              <w:t>)</w:t>
            </w:r>
          </w:p>
          <w:p w14:paraId="38669EF0"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35 : Highest Shipping Height of Water (German HSW)</w:t>
            </w:r>
          </w:p>
          <w:p w14:paraId="53EC3F58"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36 : Reference Low Water Level According to Danube Commission</w:t>
            </w:r>
          </w:p>
          <w:p w14:paraId="2946EADD"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37 : Highest Shipping Height of Water According to Danube Commission</w:t>
            </w:r>
          </w:p>
          <w:p w14:paraId="20ACD63C"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38 : Dutch River Low Water Reference Level (OLR)</w:t>
            </w:r>
          </w:p>
          <w:p w14:paraId="21A38D3F"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39 : Russian Project Water Level</w:t>
            </w:r>
          </w:p>
          <w:p w14:paraId="1A6E6E60"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40 : Russian Normal Backwater Level</w:t>
            </w:r>
          </w:p>
          <w:p w14:paraId="198D0D1A"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41 : Ohio River Datum</w:t>
            </w:r>
          </w:p>
          <w:p w14:paraId="533C6913"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43 : Dutch High Water Reference Level</w:t>
            </w:r>
          </w:p>
          <w:p w14:paraId="4F97D472"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 xml:space="preserve">44 : </w:t>
            </w:r>
            <w:proofErr w:type="spellStart"/>
            <w:r w:rsidRPr="00AE5518">
              <w:rPr>
                <w:rFonts w:ascii="Arial" w:hAnsi="Arial" w:cs="Arial"/>
                <w:sz w:val="18"/>
                <w:szCs w:val="18"/>
                <w:lang w:val="en-GB"/>
              </w:rPr>
              <w:t>baltic</w:t>
            </w:r>
            <w:proofErr w:type="spellEnd"/>
            <w:r w:rsidRPr="00AE5518">
              <w:rPr>
                <w:rFonts w:ascii="Arial" w:hAnsi="Arial" w:cs="Arial"/>
                <w:sz w:val="18"/>
                <w:szCs w:val="18"/>
                <w:lang w:val="en-GB"/>
              </w:rPr>
              <w:t xml:space="preserve"> sea chart datum </w:t>
            </w:r>
          </w:p>
          <w:p w14:paraId="0EBDEB64" w14:textId="77777777" w:rsidR="00823210" w:rsidRPr="00AE5518" w:rsidRDefault="00823210" w:rsidP="00694B49">
            <w:pPr>
              <w:autoSpaceDE w:val="0"/>
              <w:autoSpaceDN w:val="0"/>
              <w:adjustRightInd w:val="0"/>
              <w:ind w:left="284" w:hanging="210"/>
              <w:rPr>
                <w:rFonts w:ascii="Arial" w:hAnsi="Arial" w:cs="Arial"/>
                <w:sz w:val="18"/>
                <w:szCs w:val="18"/>
                <w:lang w:val="en-GB"/>
              </w:rPr>
            </w:pPr>
            <w:r w:rsidRPr="00AE5518">
              <w:rPr>
                <w:rFonts w:ascii="Arial" w:hAnsi="Arial" w:cs="Arial"/>
                <w:sz w:val="18"/>
                <w:szCs w:val="18"/>
                <w:lang w:val="en-GB"/>
              </w:rPr>
              <w:t xml:space="preserve">2000 </w:t>
            </w:r>
          </w:p>
          <w:p w14:paraId="26FC03DE" w14:textId="77777777" w:rsidR="00823210" w:rsidRPr="0057264D" w:rsidRDefault="00823210" w:rsidP="00694B49">
            <w:pPr>
              <w:autoSpaceDE w:val="0"/>
              <w:autoSpaceDN w:val="0"/>
              <w:adjustRightInd w:val="0"/>
              <w:ind w:left="284" w:hanging="210"/>
              <w:rPr>
                <w:rFonts w:ascii="Arial" w:hAnsi="Arial" w:cs="Arial"/>
                <w:sz w:val="22"/>
                <w:szCs w:val="22"/>
                <w:lang w:val="en-GB"/>
              </w:rPr>
            </w:pPr>
            <w:r w:rsidRPr="00AE5518">
              <w:rPr>
                <w:rFonts w:ascii="Arial" w:hAnsi="Arial" w:cs="Arial"/>
                <w:sz w:val="18"/>
                <w:szCs w:val="18"/>
                <w:lang w:val="en-GB"/>
              </w:rPr>
              <w:t>45 : Dutch Estuary Low Water Reference Level (OLW)</w:t>
            </w:r>
          </w:p>
        </w:tc>
        <w:tc>
          <w:tcPr>
            <w:tcW w:w="853" w:type="dxa"/>
            <w:tcBorders>
              <w:top w:val="single" w:sz="4" w:space="0" w:color="000000"/>
              <w:left w:val="single" w:sz="4" w:space="0" w:color="000000"/>
              <w:right w:val="single" w:sz="4" w:space="0" w:color="000000"/>
            </w:tcBorders>
            <w:shd w:val="clear" w:color="auto" w:fill="auto"/>
          </w:tcPr>
          <w:p w14:paraId="2D2D1964" w14:textId="77777777" w:rsidR="00823210" w:rsidRPr="0057264D" w:rsidRDefault="00823210" w:rsidP="00694B49">
            <w:pPr>
              <w:spacing w:line="259" w:lineRule="auto"/>
              <w:ind w:left="3"/>
              <w:rPr>
                <w:rFonts w:ascii="Arial" w:hAnsi="Arial" w:cs="Arial"/>
                <w:sz w:val="22"/>
                <w:szCs w:val="22"/>
                <w:lang w:val="en-GB"/>
              </w:rPr>
            </w:pPr>
            <w:r w:rsidRPr="0057264D">
              <w:rPr>
                <w:rFonts w:ascii="Arial" w:hAnsi="Arial" w:cs="Arial"/>
                <w:sz w:val="18"/>
                <w:szCs w:val="22"/>
                <w:lang w:val="en-GB"/>
              </w:rPr>
              <w:lastRenderedPageBreak/>
              <w:t xml:space="preserve">EN </w:t>
            </w:r>
          </w:p>
        </w:tc>
        <w:tc>
          <w:tcPr>
            <w:tcW w:w="1385" w:type="dxa"/>
            <w:tcBorders>
              <w:top w:val="single" w:sz="4" w:space="0" w:color="000000"/>
              <w:left w:val="single" w:sz="4" w:space="0" w:color="000000"/>
              <w:right w:val="single" w:sz="4" w:space="0" w:color="000000"/>
            </w:tcBorders>
            <w:shd w:val="clear" w:color="auto" w:fill="auto"/>
          </w:tcPr>
          <w:p w14:paraId="3633DE95"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 xml:space="preserve">0,1 </w:t>
            </w:r>
          </w:p>
        </w:tc>
      </w:tr>
      <w:tr w:rsidR="00823210" w:rsidRPr="0057264D" w14:paraId="0E9EF918" w14:textId="77777777" w:rsidTr="00694B49">
        <w:tblPrEx>
          <w:tblCellMar>
            <w:bottom w:w="6" w:type="dxa"/>
            <w:right w:w="53" w:type="dxa"/>
          </w:tblCellMar>
        </w:tblPrEx>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27167302"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lastRenderedPageBreak/>
              <w:t xml:space="preserve">scale minimum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346C974"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(SCAMIN)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6DAB23AE" w14:textId="77777777" w:rsidR="00823210" w:rsidRPr="006807FD" w:rsidRDefault="00823210" w:rsidP="00694B49">
            <w:pPr>
              <w:spacing w:line="259" w:lineRule="auto"/>
              <w:ind w:left="77"/>
              <w:rPr>
                <w:rFonts w:ascii="Arial" w:hAnsi="Arial" w:cs="Arial"/>
                <w:sz w:val="22"/>
                <w:szCs w:val="22"/>
                <w:lang w:val="en-GB"/>
              </w:rPr>
            </w:pPr>
            <w:r>
              <w:rPr>
                <w:rFonts w:ascii="Arial" w:hAnsi="Arial" w:cs="Arial"/>
                <w:sz w:val="18"/>
                <w:szCs w:val="22"/>
                <w:lang w:val="en-GB"/>
              </w:rPr>
              <w:t>EUR: 90 000, US: 300 000 or s</w:t>
            </w:r>
            <w:r w:rsidRPr="003625E9">
              <w:rPr>
                <w:rFonts w:ascii="Arial" w:hAnsi="Arial" w:cs="Arial"/>
                <w:sz w:val="18"/>
                <w:szCs w:val="22"/>
                <w:lang w:val="en-GB"/>
              </w:rPr>
              <w:t xml:space="preserve">ee clause </w:t>
            </w:r>
            <w:r>
              <w:rPr>
                <w:rFonts w:ascii="Arial" w:hAnsi="Arial" w:cs="Arial"/>
                <w:sz w:val="18"/>
                <w:szCs w:val="22"/>
                <w:lang w:val="en-GB"/>
              </w:rPr>
              <w:fldChar w:fldCharType="begin"/>
            </w:r>
            <w:r>
              <w:rPr>
                <w:rFonts w:ascii="Arial" w:hAnsi="Arial" w:cs="Arial"/>
                <w:sz w:val="18"/>
                <w:szCs w:val="22"/>
                <w:lang w:val="en-GB"/>
              </w:rPr>
              <w:instrText xml:space="preserve"> REF _Ref173308843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2.5.9</w:t>
            </w:r>
            <w:r>
              <w:rPr>
                <w:rFonts w:ascii="Arial" w:hAnsi="Arial" w:cs="Arial"/>
                <w:sz w:val="18"/>
                <w:szCs w:val="22"/>
                <w:lang w:val="en-GB"/>
              </w:rPr>
              <w:fldChar w:fldCharType="end"/>
            </w: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5984C16C"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IN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4FD25C6" w14:textId="77777777" w:rsidR="00823210" w:rsidRPr="00561E3F" w:rsidRDefault="00823210" w:rsidP="00694B49">
            <w:pPr>
              <w:spacing w:line="259" w:lineRule="auto"/>
              <w:rPr>
                <w:rFonts w:ascii="Arial" w:hAnsi="Arial" w:cs="Arial"/>
                <w:sz w:val="22"/>
                <w:szCs w:val="22"/>
                <w:lang w:val="en-GB"/>
              </w:rPr>
            </w:pPr>
            <w:r>
              <w:rPr>
                <w:rFonts w:ascii="Arial" w:hAnsi="Arial" w:cs="Arial"/>
                <w:sz w:val="18"/>
                <w:szCs w:val="22"/>
                <w:lang w:val="en-GB"/>
              </w:rPr>
              <w:t>1</w:t>
            </w:r>
            <w:r w:rsidRPr="00561E3F">
              <w:rPr>
                <w:rFonts w:ascii="Arial" w:hAnsi="Arial" w:cs="Arial"/>
                <w:sz w:val="18"/>
                <w:szCs w:val="22"/>
                <w:lang w:val="en-GB"/>
              </w:rPr>
              <w:t xml:space="preserve">,1 </w:t>
            </w:r>
          </w:p>
        </w:tc>
      </w:tr>
      <w:tr w:rsidR="00823210" w:rsidRPr="0057264D" w14:paraId="47FBE02A"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03C6D13C"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information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D559128" w14:textId="77777777" w:rsidR="00823210" w:rsidRPr="003625E9" w:rsidRDefault="00823210" w:rsidP="00694B49">
            <w:pPr>
              <w:spacing w:line="259" w:lineRule="auto"/>
              <w:ind w:left="2"/>
              <w:rPr>
                <w:rFonts w:ascii="Arial" w:hAnsi="Arial" w:cs="Arial"/>
                <w:sz w:val="22"/>
                <w:szCs w:val="22"/>
                <w:lang w:val="en-GB"/>
              </w:rPr>
            </w:pPr>
            <w:r>
              <w:rPr>
                <w:rFonts w:ascii="Arial" w:hAnsi="Arial" w:cs="Arial"/>
                <w:sz w:val="18"/>
                <w:szCs w:val="22"/>
                <w:lang w:val="en-GB"/>
              </w:rPr>
              <w:t>(INFORM)</w:t>
            </w: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56AEABBC"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_Ref158209276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2.4.6</w:t>
            </w:r>
            <w:r>
              <w:rPr>
                <w:rFonts w:ascii="Arial" w:hAnsi="Arial" w:cs="Arial"/>
                <w:sz w:val="18"/>
                <w:szCs w:val="22"/>
                <w:lang w:val="en-GB"/>
              </w:rPr>
              <w:fldChar w:fldCharType="end"/>
            </w: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5FF1D0C"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C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270A0F5B"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 </w:t>
            </w:r>
          </w:p>
        </w:tc>
      </w:tr>
      <w:tr w:rsidR="00823210" w:rsidRPr="0057264D" w14:paraId="59D0B545" w14:textId="77777777" w:rsidTr="00694B49">
        <w:tblPrEx>
          <w:tblCellMar>
            <w:bottom w:w="6" w:type="dxa"/>
            <w:right w:w="53" w:type="dxa"/>
          </w:tblCellMar>
        </w:tblPrEx>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24D37763"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file locator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5F97D96B"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5F7CD083"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525807FB"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6371296"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34E6E569" w14:textId="77777777" w:rsidTr="00694B49">
        <w:tblPrEx>
          <w:tblCellMar>
            <w:bottom w:w="6" w:type="dxa"/>
            <w:right w:w="53" w:type="dxa"/>
          </w:tblCellMar>
        </w:tblPrEx>
        <w:trPr>
          <w:trHeight w:val="542"/>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36C6FB6C" w14:textId="77777777" w:rsidR="00823210" w:rsidRPr="00513D48"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file</w:t>
            </w:r>
            <w:r w:rsidRPr="001E6FE9">
              <w:rPr>
                <w:rFonts w:ascii="Arial" w:hAnsi="Arial" w:cs="Arial"/>
                <w:sz w:val="18"/>
                <w:szCs w:val="22"/>
                <w:lang w:val="en-GB"/>
              </w:rPr>
              <w:t xml:space="preserve"> reference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AA83288" w14:textId="77777777" w:rsidR="00823210" w:rsidRPr="003625E9" w:rsidRDefault="00823210" w:rsidP="00694B49">
            <w:pPr>
              <w:spacing w:line="259" w:lineRule="auto"/>
              <w:ind w:left="2"/>
              <w:rPr>
                <w:rFonts w:ascii="Arial" w:hAnsi="Arial" w:cs="Arial"/>
                <w:sz w:val="22"/>
                <w:szCs w:val="22"/>
                <w:lang w:val="en-GB"/>
              </w:rPr>
            </w:pPr>
            <w:r w:rsidRPr="003625E9">
              <w:rPr>
                <w:rFonts w:ascii="Arial" w:hAnsi="Arial" w:cs="Arial"/>
                <w:i/>
                <w:sz w:val="18"/>
                <w:szCs w:val="22"/>
                <w:lang w:val="en-GB"/>
              </w:rPr>
              <w:t xml:space="preserve">(TXTDSC) </w:t>
            </w:r>
          </w:p>
          <w:p w14:paraId="71A74C24" w14:textId="77777777" w:rsidR="00823210" w:rsidRPr="007B7F2B" w:rsidRDefault="00823210" w:rsidP="00694B49">
            <w:pPr>
              <w:spacing w:line="259" w:lineRule="auto"/>
              <w:ind w:left="2"/>
              <w:rPr>
                <w:rFonts w:ascii="Arial" w:hAnsi="Arial" w:cs="Arial"/>
                <w:sz w:val="22"/>
                <w:szCs w:val="22"/>
                <w:lang w:val="en-GB"/>
              </w:rPr>
            </w:pPr>
            <w:r w:rsidRPr="006807FD">
              <w:rPr>
                <w:rFonts w:ascii="Arial" w:hAnsi="Arial" w:cs="Arial"/>
                <w:i/>
                <w:sz w:val="18"/>
                <w:szCs w:val="22"/>
                <w:lang w:val="en-GB"/>
              </w:rPr>
              <w:t>(NTXTDS)</w:t>
            </w:r>
            <w:r w:rsidRPr="006515C4">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3A20FEE2" w14:textId="77777777" w:rsidR="00823210" w:rsidRPr="00561E3F" w:rsidRDefault="00823210" w:rsidP="00694B49">
            <w:pPr>
              <w:spacing w:line="259" w:lineRule="auto"/>
              <w:ind w:left="77"/>
              <w:rPr>
                <w:rFonts w:ascii="Arial" w:hAnsi="Arial" w:cs="Arial"/>
                <w:sz w:val="22"/>
                <w:szCs w:val="22"/>
                <w:lang w:val="en-GB"/>
              </w:rPr>
            </w:pPr>
            <w:r w:rsidRPr="00561E3F">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EDEFD0B" w14:textId="77777777" w:rsidR="00823210" w:rsidRPr="003B3BE9" w:rsidRDefault="00823210" w:rsidP="00694B49">
            <w:pPr>
              <w:spacing w:line="259" w:lineRule="auto"/>
              <w:ind w:left="3"/>
              <w:rPr>
                <w:rFonts w:ascii="Arial" w:hAnsi="Arial" w:cs="Arial"/>
                <w:sz w:val="22"/>
                <w:szCs w:val="22"/>
                <w:lang w:val="en-GB"/>
              </w:rPr>
            </w:pPr>
            <w:r w:rsidRPr="003B3BE9">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B9E59C6" w14:textId="77777777" w:rsidR="00823210" w:rsidRPr="00C54ABA" w:rsidRDefault="00823210" w:rsidP="00694B49">
            <w:pPr>
              <w:spacing w:line="259" w:lineRule="auto"/>
              <w:rPr>
                <w:rFonts w:ascii="Arial" w:hAnsi="Arial" w:cs="Arial"/>
                <w:sz w:val="22"/>
                <w:szCs w:val="22"/>
                <w:lang w:val="en-GB"/>
              </w:rPr>
            </w:pPr>
            <w:r w:rsidRPr="004253C0">
              <w:rPr>
                <w:rFonts w:ascii="Arial" w:hAnsi="Arial" w:cs="Arial"/>
                <w:sz w:val="18"/>
                <w:szCs w:val="22"/>
                <w:lang w:val="en-GB"/>
              </w:rPr>
              <w:t xml:space="preserve">0,1  </w:t>
            </w:r>
            <w:r w:rsidRPr="004253C0">
              <w:rPr>
                <w:rFonts w:ascii="Arial" w:hAnsi="Arial" w:cs="Arial"/>
                <w:sz w:val="18"/>
                <w:szCs w:val="22"/>
                <w:vertAlign w:val="superscript"/>
                <w:lang w:val="en-GB"/>
              </w:rPr>
              <w:t>†</w:t>
            </w:r>
            <w:r w:rsidRPr="00C54ABA">
              <w:rPr>
                <w:rFonts w:ascii="Arial" w:hAnsi="Arial" w:cs="Arial"/>
                <w:sz w:val="18"/>
                <w:szCs w:val="22"/>
                <w:lang w:val="en-GB"/>
              </w:rPr>
              <w:t xml:space="preserve"> </w:t>
            </w:r>
          </w:p>
        </w:tc>
      </w:tr>
      <w:tr w:rsidR="00823210" w:rsidRPr="0057264D" w14:paraId="1A604E53" w14:textId="77777777" w:rsidTr="00694B49">
        <w:tblPrEx>
          <w:tblCellMar>
            <w:bottom w:w="6" w:type="dxa"/>
            <w:right w:w="53" w:type="dxa"/>
          </w:tblCellMar>
        </w:tblPrEx>
        <w:trPr>
          <w:trHeight w:val="338"/>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18FBB6F4"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headline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BA65EE6"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08935023"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675F322"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5FD1D78"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31340FE1"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7BA995CC"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language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3E4B689"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683B702C"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ISO 639-2/T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B4B2FFC"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E7CB4E2"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1,1 </w:t>
            </w:r>
          </w:p>
        </w:tc>
      </w:tr>
      <w:tr w:rsidR="00823210" w:rsidRPr="0057264D" w14:paraId="547A168E" w14:textId="77777777" w:rsidTr="00694B49">
        <w:tblPrEx>
          <w:tblCellMar>
            <w:bottom w:w="6" w:type="dxa"/>
            <w:right w:w="53" w:type="dxa"/>
          </w:tblCellMar>
        </w:tblPrEx>
        <w:trPr>
          <w:trHeight w:val="545"/>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3551F30C"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     text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3E5D1B4"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i/>
                <w:sz w:val="18"/>
                <w:szCs w:val="22"/>
                <w:lang w:val="en-GB"/>
              </w:rPr>
              <w:t xml:space="preserve">(INFORM) </w:t>
            </w:r>
          </w:p>
          <w:p w14:paraId="42AA9EA9" w14:textId="77777777" w:rsidR="00823210" w:rsidRPr="006515C4" w:rsidRDefault="00823210" w:rsidP="00694B49">
            <w:pPr>
              <w:spacing w:line="259" w:lineRule="auto"/>
              <w:ind w:left="2"/>
              <w:rPr>
                <w:rFonts w:ascii="Arial" w:hAnsi="Arial" w:cs="Arial"/>
                <w:sz w:val="22"/>
                <w:szCs w:val="22"/>
                <w:lang w:val="en-GB"/>
              </w:rPr>
            </w:pPr>
            <w:r w:rsidRPr="003625E9">
              <w:rPr>
                <w:rFonts w:ascii="Arial" w:hAnsi="Arial" w:cs="Arial"/>
                <w:i/>
                <w:sz w:val="18"/>
                <w:szCs w:val="22"/>
                <w:lang w:val="en-GB"/>
              </w:rPr>
              <w:t>(NINFOM)</w:t>
            </w:r>
            <w:r w:rsidRPr="006807FD">
              <w:rPr>
                <w:rFonts w:ascii="Arial" w:hAnsi="Arial" w:cs="Arial"/>
                <w:sz w:val="18"/>
                <w:szCs w:val="22"/>
                <w:lang w:val="en-GB"/>
              </w:rPr>
              <w:t xml:space="preserve">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2695A30C" w14:textId="77777777" w:rsidR="00823210" w:rsidRPr="00561E3F" w:rsidRDefault="00823210" w:rsidP="00694B49">
            <w:pPr>
              <w:spacing w:line="259" w:lineRule="auto"/>
              <w:ind w:left="77"/>
              <w:rPr>
                <w:rFonts w:ascii="Arial" w:hAnsi="Arial" w:cs="Arial"/>
                <w:sz w:val="22"/>
                <w:szCs w:val="22"/>
                <w:lang w:val="en-GB"/>
              </w:rPr>
            </w:pPr>
            <w:r w:rsidRPr="007B7F2B">
              <w:rPr>
                <w:rFonts w:ascii="Arial" w:hAnsi="Arial" w:cs="Arial"/>
                <w:sz w:val="18"/>
                <w:szCs w:val="22"/>
                <w:lang w:val="en-GB"/>
              </w:rPr>
              <w:t xml:space="preserve"> </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559CBB2E" w14:textId="77777777" w:rsidR="00823210" w:rsidRPr="003B3BE9" w:rsidRDefault="00823210" w:rsidP="00694B49">
            <w:pPr>
              <w:spacing w:line="259" w:lineRule="auto"/>
              <w:ind w:left="3"/>
              <w:rPr>
                <w:rFonts w:ascii="Arial" w:hAnsi="Arial" w:cs="Arial"/>
                <w:sz w:val="22"/>
                <w:szCs w:val="22"/>
                <w:lang w:val="en-GB"/>
              </w:rPr>
            </w:pPr>
            <w:r w:rsidRPr="00561E3F">
              <w:rPr>
                <w:rFonts w:ascii="Arial" w:hAnsi="Arial" w:cs="Arial"/>
                <w:sz w:val="18"/>
                <w:szCs w:val="22"/>
                <w:lang w:val="en-GB"/>
              </w:rPr>
              <w:t xml:space="preserve">(S) 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8C5B9E9" w14:textId="77777777" w:rsidR="00823210" w:rsidRPr="00C54ABA" w:rsidRDefault="00823210" w:rsidP="00694B49">
            <w:pPr>
              <w:spacing w:line="259" w:lineRule="auto"/>
              <w:rPr>
                <w:rFonts w:ascii="Arial" w:hAnsi="Arial" w:cs="Arial"/>
                <w:sz w:val="22"/>
                <w:szCs w:val="22"/>
                <w:lang w:val="en-GB"/>
              </w:rPr>
            </w:pPr>
            <w:r w:rsidRPr="003B3BE9">
              <w:rPr>
                <w:rFonts w:ascii="Arial" w:hAnsi="Arial" w:cs="Arial"/>
                <w:sz w:val="18"/>
                <w:szCs w:val="22"/>
                <w:lang w:val="en-GB"/>
              </w:rPr>
              <w:t xml:space="preserve">0,1  </w:t>
            </w:r>
            <w:r w:rsidRPr="004253C0">
              <w:rPr>
                <w:rFonts w:ascii="Arial" w:hAnsi="Arial" w:cs="Arial"/>
                <w:sz w:val="18"/>
                <w:szCs w:val="22"/>
                <w:vertAlign w:val="superscript"/>
                <w:lang w:val="en-GB"/>
              </w:rPr>
              <w:t>†</w:t>
            </w:r>
            <w:r w:rsidRPr="004253C0">
              <w:rPr>
                <w:rFonts w:ascii="Arial" w:hAnsi="Arial" w:cs="Arial"/>
                <w:sz w:val="18"/>
                <w:szCs w:val="22"/>
                <w:lang w:val="en-GB"/>
              </w:rPr>
              <w:t xml:space="preserve"> </w:t>
            </w:r>
          </w:p>
        </w:tc>
      </w:tr>
      <w:tr w:rsidR="00823210" w:rsidRPr="0057264D" w14:paraId="47B6A431"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6AC0299D" w14:textId="77777777" w:rsidR="00823210" w:rsidRPr="001E6FE9" w:rsidRDefault="00823210" w:rsidP="00694B49">
            <w:pPr>
              <w:spacing w:line="259" w:lineRule="auto"/>
              <w:ind w:left="2"/>
              <w:rPr>
                <w:rFonts w:ascii="Arial" w:hAnsi="Arial" w:cs="Arial"/>
                <w:sz w:val="22"/>
                <w:szCs w:val="22"/>
                <w:lang w:val="en-GB"/>
              </w:rPr>
            </w:pPr>
            <w:r w:rsidRPr="0057264D">
              <w:rPr>
                <w:rFonts w:ascii="Arial" w:hAnsi="Arial" w:cs="Arial"/>
                <w:sz w:val="18"/>
                <w:szCs w:val="22"/>
                <w:lang w:val="en-GB"/>
              </w:rPr>
              <w:t xml:space="preserve">pictorial representation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690958AE"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sz w:val="18"/>
                <w:szCs w:val="22"/>
                <w:lang w:val="en-GB"/>
              </w:rPr>
              <w:t xml:space="preserve">(PICREP) </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269BF397" w14:textId="77777777" w:rsidR="00823210" w:rsidRPr="006807FD" w:rsidRDefault="00823210" w:rsidP="00694B49">
            <w:pPr>
              <w:spacing w:line="259" w:lineRule="auto"/>
              <w:ind w:left="77"/>
              <w:rPr>
                <w:rFonts w:ascii="Arial" w:hAnsi="Arial" w:cs="Arial"/>
                <w:sz w:val="22"/>
                <w:szCs w:val="22"/>
                <w:lang w:val="en-GB"/>
              </w:rPr>
            </w:pPr>
            <w:r w:rsidRPr="003625E9">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_Ref173308871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2.4.12.2</w:t>
            </w:r>
            <w:r>
              <w:rPr>
                <w:rFonts w:ascii="Arial" w:hAnsi="Arial" w:cs="Arial"/>
                <w:sz w:val="18"/>
                <w:szCs w:val="22"/>
                <w:lang w:val="en-GB"/>
              </w:rPr>
              <w:fldChar w:fldCharType="end"/>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7DC9C4E" w14:textId="77777777" w:rsidR="00823210" w:rsidRPr="007B7F2B" w:rsidRDefault="00823210" w:rsidP="00694B49">
            <w:pPr>
              <w:spacing w:line="259" w:lineRule="auto"/>
              <w:ind w:left="3"/>
              <w:rPr>
                <w:rFonts w:ascii="Arial" w:hAnsi="Arial" w:cs="Arial"/>
                <w:sz w:val="22"/>
                <w:szCs w:val="22"/>
                <w:lang w:val="en-GB"/>
              </w:rPr>
            </w:pPr>
            <w:r w:rsidRPr="006515C4">
              <w:rPr>
                <w:rFonts w:ascii="Arial" w:hAnsi="Arial" w:cs="Arial"/>
                <w:sz w:val="18"/>
                <w:szCs w:val="22"/>
                <w:lang w:val="en-GB"/>
              </w:rPr>
              <w:t xml:space="preserve">TE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5653BDE" w14:textId="77777777" w:rsidR="00823210" w:rsidRPr="00561E3F"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0,1 </w:t>
            </w:r>
          </w:p>
        </w:tc>
      </w:tr>
      <w:tr w:rsidR="00823210" w:rsidRPr="0057264D" w14:paraId="4CE4131F"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44C5BEE5" w14:textId="77777777" w:rsidR="00823210" w:rsidRDefault="00823210" w:rsidP="00694B49">
            <w:pPr>
              <w:spacing w:line="259" w:lineRule="auto"/>
              <w:ind w:left="2"/>
              <w:rPr>
                <w:rFonts w:ascii="Arial" w:hAnsi="Arial" w:cs="Arial"/>
                <w:sz w:val="18"/>
              </w:rPr>
            </w:pPr>
            <w:r w:rsidRPr="00B63849">
              <w:rPr>
                <w:rFonts w:ascii="Arial" w:hAnsi="Arial" w:cs="Arial"/>
                <w:sz w:val="18"/>
                <w:szCs w:val="18"/>
                <w:lang w:val="en-GB"/>
              </w:rPr>
              <w:t>bridge construction</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13941E3" w14:textId="77777777" w:rsidR="00823210" w:rsidRDefault="00823210" w:rsidP="00694B49">
            <w:pPr>
              <w:spacing w:line="259" w:lineRule="auto"/>
              <w:ind w:left="2"/>
              <w:rPr>
                <w:rFonts w:ascii="Arial" w:hAnsi="Arial" w:cs="Arial"/>
                <w:sz w:val="18"/>
              </w:rPr>
            </w:pPr>
            <w:r w:rsidRPr="00B63849">
              <w:rPr>
                <w:rFonts w:ascii="Arial" w:hAnsi="Arial" w:cs="Arial"/>
                <w:i/>
                <w:sz w:val="18"/>
                <w:szCs w:val="18"/>
                <w:lang w:val="en-GB"/>
              </w:rPr>
              <w:t>(CATBRG)</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3CA1947B" w14:textId="77777777" w:rsidR="00823210" w:rsidRPr="00B63849" w:rsidRDefault="00823210" w:rsidP="00694B49">
            <w:pPr>
              <w:autoSpaceDE w:val="0"/>
              <w:autoSpaceDN w:val="0"/>
              <w:adjustRightInd w:val="0"/>
              <w:spacing w:before="60"/>
              <w:ind w:left="284" w:hanging="210"/>
              <w:rPr>
                <w:rFonts w:ascii="Arial" w:hAnsi="Arial" w:cs="Arial"/>
                <w:sz w:val="18"/>
                <w:szCs w:val="18"/>
                <w:lang w:val="en-GB"/>
              </w:rPr>
            </w:pPr>
            <w:r w:rsidRPr="00B63849">
              <w:rPr>
                <w:rFonts w:ascii="Arial" w:hAnsi="Arial" w:cs="Arial"/>
                <w:sz w:val="18"/>
                <w:szCs w:val="18"/>
                <w:lang w:val="en-GB"/>
              </w:rPr>
              <w:t>1 : arch</w:t>
            </w:r>
          </w:p>
          <w:p w14:paraId="1DCA05A2"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2 : viaduct</w:t>
            </w:r>
          </w:p>
          <w:p w14:paraId="6A46CE3F"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3 : pontoon bridge</w:t>
            </w:r>
          </w:p>
          <w:p w14:paraId="39634225"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4 : suspension bridge</w:t>
            </w:r>
          </w:p>
          <w:p w14:paraId="2FED5790" w14:textId="77777777" w:rsidR="00823210" w:rsidRPr="003625E9" w:rsidRDefault="00823210" w:rsidP="00694B49">
            <w:pPr>
              <w:spacing w:line="259" w:lineRule="auto"/>
              <w:ind w:left="77"/>
              <w:rPr>
                <w:rFonts w:ascii="Arial" w:hAnsi="Arial" w:cs="Arial"/>
                <w:sz w:val="18"/>
                <w:szCs w:val="22"/>
                <w:lang w:val="en-GB"/>
              </w:rPr>
            </w:pPr>
            <w:r w:rsidRPr="00B63849">
              <w:rPr>
                <w:rFonts w:ascii="Arial" w:hAnsi="Arial" w:cs="Arial"/>
                <w:sz w:val="18"/>
                <w:szCs w:val="18"/>
                <w:lang w:val="en-GB"/>
              </w:rPr>
              <w:t>5 : transporter bridge</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F450C26" w14:textId="77777777" w:rsidR="00823210" w:rsidRDefault="00823210" w:rsidP="00694B49">
            <w:pPr>
              <w:spacing w:line="259" w:lineRule="auto"/>
              <w:ind w:left="3"/>
              <w:rPr>
                <w:rFonts w:ascii="Arial" w:hAnsi="Arial" w:cs="Arial"/>
                <w:sz w:val="18"/>
              </w:rPr>
            </w:pPr>
            <w:r w:rsidRPr="00B63849">
              <w:rPr>
                <w:rFonts w:ascii="Arial" w:hAnsi="Arial" w:cs="Arial"/>
                <w:sz w:val="18"/>
                <w:szCs w:val="18"/>
                <w:lang w:val="en-GB"/>
              </w:rPr>
              <w:t>EN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6EFE9AA" w14:textId="77777777" w:rsidR="00823210" w:rsidRDefault="00823210" w:rsidP="00694B49">
            <w:pPr>
              <w:spacing w:line="259" w:lineRule="auto"/>
              <w:rPr>
                <w:rFonts w:ascii="Arial" w:hAnsi="Arial" w:cs="Arial"/>
                <w:sz w:val="18"/>
              </w:rPr>
            </w:pPr>
            <w:r w:rsidRPr="00B63849">
              <w:rPr>
                <w:rFonts w:ascii="Arial" w:hAnsi="Arial" w:cs="Arial"/>
                <w:sz w:val="18"/>
                <w:szCs w:val="18"/>
                <w:lang w:val="en-GB"/>
              </w:rPr>
              <w:t>0,1</w:t>
            </w:r>
          </w:p>
        </w:tc>
      </w:tr>
      <w:tr w:rsidR="00823210" w:rsidRPr="0057264D" w14:paraId="72927FC9"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64BE6978" w14:textId="77777777" w:rsidR="00823210" w:rsidRDefault="00823210" w:rsidP="00694B49">
            <w:pPr>
              <w:spacing w:line="259" w:lineRule="auto"/>
              <w:ind w:left="2"/>
              <w:rPr>
                <w:rFonts w:ascii="Arial" w:hAnsi="Arial" w:cs="Arial"/>
                <w:sz w:val="18"/>
              </w:rPr>
            </w:pPr>
            <w:r w:rsidRPr="00B63849">
              <w:rPr>
                <w:rFonts w:ascii="Arial" w:hAnsi="Arial" w:cs="Arial"/>
                <w:sz w:val="18"/>
                <w:szCs w:val="18"/>
                <w:lang w:val="en-GB"/>
              </w:rPr>
              <w:t xml:space="preserve">category of opening bridge </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7E11F4B" w14:textId="77777777" w:rsidR="00823210" w:rsidRDefault="00823210" w:rsidP="00694B49">
            <w:pPr>
              <w:spacing w:line="259" w:lineRule="auto"/>
              <w:ind w:left="2"/>
              <w:rPr>
                <w:rFonts w:ascii="Arial" w:hAnsi="Arial" w:cs="Arial"/>
                <w:sz w:val="18"/>
              </w:rPr>
            </w:pPr>
            <w:r w:rsidRPr="00B63849">
              <w:rPr>
                <w:rFonts w:ascii="Arial" w:hAnsi="Arial" w:cs="Arial"/>
                <w:sz w:val="18"/>
                <w:szCs w:val="18"/>
                <w:lang w:val="en-GB"/>
              </w:rPr>
              <w:t>(CATBRG)</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127A865F" w14:textId="77777777" w:rsidR="00823210" w:rsidRPr="00B63849" w:rsidRDefault="00823210" w:rsidP="00694B49">
            <w:pPr>
              <w:autoSpaceDE w:val="0"/>
              <w:autoSpaceDN w:val="0"/>
              <w:adjustRightInd w:val="0"/>
              <w:spacing w:before="60"/>
              <w:ind w:left="284" w:hanging="210"/>
              <w:rPr>
                <w:rFonts w:ascii="Arial" w:hAnsi="Arial" w:cs="Arial"/>
                <w:sz w:val="18"/>
                <w:szCs w:val="18"/>
                <w:lang w:val="en-GB"/>
              </w:rPr>
            </w:pPr>
            <w:r w:rsidRPr="00B63849">
              <w:rPr>
                <w:rFonts w:ascii="Arial" w:hAnsi="Arial" w:cs="Arial"/>
                <w:sz w:val="18"/>
                <w:szCs w:val="18"/>
                <w:lang w:val="en-GB"/>
              </w:rPr>
              <w:t>3 : swing bridge</w:t>
            </w:r>
          </w:p>
          <w:p w14:paraId="0181A33D"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4 : lifting bridge</w:t>
            </w:r>
          </w:p>
          <w:p w14:paraId="655FFB87"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5 : bascule bridge</w:t>
            </w:r>
          </w:p>
          <w:p w14:paraId="2E4155DE" w14:textId="77777777" w:rsidR="00823210" w:rsidRPr="00B63849" w:rsidRDefault="00823210" w:rsidP="00694B49">
            <w:pPr>
              <w:autoSpaceDE w:val="0"/>
              <w:autoSpaceDN w:val="0"/>
              <w:adjustRightInd w:val="0"/>
              <w:ind w:left="282" w:hanging="208"/>
              <w:rPr>
                <w:rFonts w:ascii="Arial" w:hAnsi="Arial" w:cs="Arial"/>
                <w:sz w:val="18"/>
                <w:szCs w:val="18"/>
                <w:lang w:val="en-GB"/>
              </w:rPr>
            </w:pPr>
            <w:r w:rsidRPr="00B63849">
              <w:rPr>
                <w:rFonts w:ascii="Arial" w:hAnsi="Arial" w:cs="Arial"/>
                <w:sz w:val="18"/>
                <w:szCs w:val="18"/>
                <w:lang w:val="en-GB"/>
              </w:rPr>
              <w:t>6 : pontoon bridge</w:t>
            </w:r>
          </w:p>
          <w:p w14:paraId="1B87F334" w14:textId="77777777" w:rsidR="00823210" w:rsidRPr="003625E9" w:rsidRDefault="00823210" w:rsidP="00694B49">
            <w:pPr>
              <w:spacing w:line="259" w:lineRule="auto"/>
              <w:ind w:left="77"/>
              <w:rPr>
                <w:rFonts w:ascii="Arial" w:hAnsi="Arial" w:cs="Arial"/>
                <w:sz w:val="18"/>
                <w:szCs w:val="22"/>
                <w:lang w:val="en-GB"/>
              </w:rPr>
            </w:pPr>
            <w:r w:rsidRPr="00B63849">
              <w:rPr>
                <w:rFonts w:ascii="Arial" w:hAnsi="Arial" w:cs="Arial"/>
                <w:sz w:val="18"/>
                <w:szCs w:val="18"/>
                <w:lang w:val="en-GB"/>
              </w:rPr>
              <w:t>7 : drawbridge</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989C54B" w14:textId="77777777" w:rsidR="00823210" w:rsidRDefault="00823210" w:rsidP="00694B49">
            <w:pPr>
              <w:spacing w:line="259" w:lineRule="auto"/>
              <w:ind w:left="3"/>
              <w:rPr>
                <w:rFonts w:ascii="Arial" w:hAnsi="Arial" w:cs="Arial"/>
                <w:sz w:val="18"/>
              </w:rPr>
            </w:pPr>
            <w:r w:rsidRPr="00B63849">
              <w:rPr>
                <w:rFonts w:ascii="Arial" w:hAnsi="Arial" w:cs="Arial"/>
                <w:sz w:val="18"/>
                <w:szCs w:val="18"/>
                <w:lang w:val="en-GB"/>
              </w:rPr>
              <w:t>EN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56298F3" w14:textId="77777777" w:rsidR="00823210" w:rsidRDefault="00823210" w:rsidP="00694B49">
            <w:pPr>
              <w:spacing w:line="259" w:lineRule="auto"/>
              <w:rPr>
                <w:rFonts w:ascii="Arial" w:hAnsi="Arial" w:cs="Arial"/>
                <w:sz w:val="18"/>
              </w:rPr>
            </w:pPr>
            <w:r>
              <w:rPr>
                <w:rFonts w:ascii="Arial" w:hAnsi="Arial" w:cs="Arial"/>
                <w:sz w:val="18"/>
                <w:szCs w:val="18"/>
                <w:lang w:val="en-GB"/>
              </w:rPr>
              <w:t>1</w:t>
            </w:r>
            <w:r w:rsidRPr="00B63849">
              <w:rPr>
                <w:rFonts w:ascii="Arial" w:hAnsi="Arial" w:cs="Arial"/>
                <w:sz w:val="18"/>
                <w:szCs w:val="18"/>
                <w:lang w:val="en-GB"/>
              </w:rPr>
              <w:t xml:space="preserve">,1  </w:t>
            </w:r>
          </w:p>
        </w:tc>
      </w:tr>
      <w:tr w:rsidR="00823210" w:rsidRPr="0057264D" w14:paraId="5D757650"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793D363B"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UN Location Code</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3C566B26"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unlocd</w:t>
            </w:r>
            <w:proofErr w:type="spellEnd"/>
            <w:r>
              <w:rPr>
                <w:rFonts w:ascii="Arial" w:hAnsi="Arial" w:cs="Arial"/>
                <w:sz w:val="18"/>
              </w:rPr>
              <w: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5A595211" w14:textId="77777777" w:rsidR="00823210" w:rsidRPr="003625E9" w:rsidRDefault="00823210" w:rsidP="00694B49">
            <w:pPr>
              <w:spacing w:line="259" w:lineRule="auto"/>
              <w:ind w:left="77"/>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FAE3809"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9A86D49"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3F526362"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7E48D15F"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 xml:space="preserve">Horizontal </w:t>
            </w:r>
            <w:proofErr w:type="spellStart"/>
            <w:r>
              <w:rPr>
                <w:rFonts w:ascii="Arial" w:hAnsi="Arial" w:cs="Arial"/>
                <w:sz w:val="18"/>
              </w:rPr>
              <w:t>Distance</w:t>
            </w:r>
            <w:proofErr w:type="spellEnd"/>
            <w:r>
              <w:rPr>
                <w:rFonts w:ascii="Arial" w:hAnsi="Arial" w:cs="Arial"/>
                <w:sz w:val="18"/>
              </w:rPr>
              <w:t xml:space="preserve"> </w:t>
            </w:r>
            <w:proofErr w:type="spellStart"/>
            <w:r>
              <w:rPr>
                <w:rFonts w:ascii="Arial" w:hAnsi="Arial" w:cs="Arial"/>
                <w:sz w:val="18"/>
              </w:rPr>
              <w:t>Uncertainty</w:t>
            </w:r>
            <w:proofErr w:type="spellEnd"/>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A952272"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(HORACC)</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56574FB2" w14:textId="77777777" w:rsidR="00823210" w:rsidRPr="003625E9" w:rsidRDefault="00823210" w:rsidP="00694B49">
            <w:pPr>
              <w:spacing w:line="259" w:lineRule="auto"/>
              <w:ind w:left="77"/>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6E994929"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RE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998A082"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1FF1E3D5"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56BB7D5E" w14:textId="77777777" w:rsidR="00823210" w:rsidRPr="0057264D" w:rsidRDefault="00823210" w:rsidP="00694B49">
            <w:pPr>
              <w:spacing w:line="259" w:lineRule="auto"/>
              <w:ind w:left="2"/>
              <w:rPr>
                <w:rFonts w:ascii="Arial" w:hAnsi="Arial" w:cs="Arial"/>
                <w:sz w:val="18"/>
                <w:szCs w:val="22"/>
                <w:lang w:val="en-GB"/>
              </w:rPr>
            </w:pPr>
            <w:proofErr w:type="spellStart"/>
            <w:r>
              <w:rPr>
                <w:rFonts w:ascii="Arial" w:hAnsi="Arial" w:cs="Arial"/>
                <w:sz w:val="18"/>
              </w:rPr>
              <w:t>Category</w:t>
            </w:r>
            <w:proofErr w:type="spellEnd"/>
            <w:r>
              <w:rPr>
                <w:rFonts w:ascii="Arial" w:hAnsi="Arial" w:cs="Arial"/>
                <w:sz w:val="18"/>
              </w:rPr>
              <w:t xml:space="preserve"> </w:t>
            </w:r>
            <w:proofErr w:type="spellStart"/>
            <w:r>
              <w:rPr>
                <w:rFonts w:ascii="Arial" w:hAnsi="Arial" w:cs="Arial"/>
                <w:sz w:val="18"/>
              </w:rPr>
              <w:t>of</w:t>
            </w:r>
            <w:proofErr w:type="spellEnd"/>
            <w:r>
              <w:rPr>
                <w:rFonts w:ascii="Arial" w:hAnsi="Arial" w:cs="Arial"/>
                <w:sz w:val="18"/>
              </w:rPr>
              <w:t xml:space="preserve"> Temporal Variation</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1C56606"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szCs w:val="22"/>
                <w:lang w:val="en-GB"/>
              </w:rPr>
              <w:t>(CATTEV)</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3CE7DD14" w14:textId="77777777" w:rsidR="00823210" w:rsidRPr="00050DB7" w:rsidRDefault="00823210" w:rsidP="00694B49">
            <w:pPr>
              <w:autoSpaceDE w:val="0"/>
              <w:autoSpaceDN w:val="0"/>
              <w:adjustRightInd w:val="0"/>
              <w:spacing w:before="60"/>
              <w:ind w:left="284" w:hanging="210"/>
              <w:rPr>
                <w:rFonts w:ascii="Arial" w:hAnsi="Arial" w:cs="Arial"/>
                <w:sz w:val="18"/>
                <w:szCs w:val="18"/>
                <w:lang w:val="en-GB"/>
              </w:rPr>
            </w:pPr>
            <w:r w:rsidRPr="00050DB7">
              <w:rPr>
                <w:rFonts w:ascii="Arial" w:hAnsi="Arial" w:cs="Arial"/>
                <w:sz w:val="18"/>
                <w:szCs w:val="18"/>
                <w:lang w:val="en-GB"/>
              </w:rPr>
              <w:t>4 : Likely to Change</w:t>
            </w:r>
          </w:p>
          <w:p w14:paraId="26192D7F"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5 : Unlikely to Change</w:t>
            </w:r>
          </w:p>
          <w:p w14:paraId="2EF323D3" w14:textId="77777777" w:rsidR="00823210" w:rsidRPr="003625E9" w:rsidRDefault="00823210" w:rsidP="00694B49">
            <w:pPr>
              <w:autoSpaceDE w:val="0"/>
              <w:autoSpaceDN w:val="0"/>
              <w:adjustRightInd w:val="0"/>
              <w:ind w:left="282" w:hanging="208"/>
              <w:rPr>
                <w:rFonts w:ascii="Arial" w:hAnsi="Arial" w:cs="Arial"/>
                <w:sz w:val="18"/>
                <w:szCs w:val="22"/>
                <w:lang w:val="en-GB"/>
              </w:rPr>
            </w:pPr>
            <w:r w:rsidRPr="00050DB7">
              <w:rPr>
                <w:rFonts w:ascii="Arial" w:hAnsi="Arial" w:cs="Arial"/>
                <w:sz w:val="18"/>
                <w:szCs w:val="18"/>
                <w:lang w:val="en-GB"/>
              </w:rPr>
              <w:t>6 : Unassessed</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40B22274"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EN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CE09CF4"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2BD6C1D9"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1DBE15C8" w14:textId="77777777" w:rsidR="00823210" w:rsidRPr="0057264D" w:rsidRDefault="00823210" w:rsidP="00694B49">
            <w:pPr>
              <w:spacing w:line="259" w:lineRule="auto"/>
              <w:ind w:left="2"/>
              <w:rPr>
                <w:rFonts w:ascii="Arial" w:hAnsi="Arial" w:cs="Arial"/>
                <w:sz w:val="18"/>
                <w:szCs w:val="22"/>
                <w:lang w:val="en-GB"/>
              </w:rPr>
            </w:pPr>
            <w:r w:rsidRPr="00823210">
              <w:rPr>
                <w:rFonts w:ascii="Arial" w:hAnsi="Arial" w:cs="Arial"/>
                <w:sz w:val="18"/>
                <w:lang w:val="en-US"/>
              </w:rPr>
              <w:t>Vertical River Datum Reference Level Value</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056645D"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vcrval</w:t>
            </w:r>
            <w:proofErr w:type="spellEnd"/>
            <w:r>
              <w:rPr>
                <w:rFonts w:ascii="Arial" w:hAnsi="Arial" w:cs="Arial"/>
                <w:sz w:val="18"/>
              </w:rPr>
              <w: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2D54FAEF" w14:textId="77777777" w:rsidR="00823210" w:rsidRPr="003625E9" w:rsidRDefault="00823210" w:rsidP="00694B49">
            <w:pPr>
              <w:spacing w:line="259" w:lineRule="auto"/>
              <w:ind w:left="77"/>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1.15</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302B70AD"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RE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D8E6C20"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1D9DFBB0"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68D75A7A" w14:textId="77777777" w:rsidR="00823210" w:rsidRPr="0057264D" w:rsidRDefault="00823210" w:rsidP="00694B49">
            <w:pPr>
              <w:spacing w:line="259" w:lineRule="auto"/>
              <w:ind w:left="2"/>
              <w:rPr>
                <w:rFonts w:ascii="Arial" w:hAnsi="Arial" w:cs="Arial"/>
                <w:sz w:val="18"/>
                <w:szCs w:val="22"/>
                <w:lang w:val="en-GB"/>
              </w:rPr>
            </w:pPr>
            <w:r w:rsidRPr="00823210">
              <w:rPr>
                <w:rFonts w:ascii="Arial" w:hAnsi="Arial" w:cs="Arial"/>
                <w:sz w:val="18"/>
                <w:lang w:val="en-US"/>
              </w:rPr>
              <w:t>Name of Vertical River Datum Reference Level</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28B6E073"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vcrlev</w:t>
            </w:r>
            <w:proofErr w:type="spellEnd"/>
            <w:r>
              <w:rPr>
                <w:rFonts w:ascii="Arial" w:hAnsi="Arial" w:cs="Arial"/>
                <w:sz w:val="18"/>
              </w:rPr>
              <w: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0ACD655C" w14:textId="77777777" w:rsidR="00823210" w:rsidRPr="003625E9" w:rsidRDefault="00823210" w:rsidP="00694B49">
            <w:pPr>
              <w:spacing w:line="259" w:lineRule="auto"/>
              <w:ind w:left="77"/>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4B63C23"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E2DC9A7"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7F403FA8"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50CD579E"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 xml:space="preserve">Elevation </w:t>
            </w:r>
            <w:proofErr w:type="spellStart"/>
            <w:r>
              <w:rPr>
                <w:rFonts w:ascii="Arial" w:hAnsi="Arial" w:cs="Arial"/>
                <w:sz w:val="18"/>
              </w:rPr>
              <w:t>of</w:t>
            </w:r>
            <w:proofErr w:type="spellEnd"/>
            <w:r>
              <w:rPr>
                <w:rFonts w:ascii="Arial" w:hAnsi="Arial" w:cs="Arial"/>
                <w:sz w:val="18"/>
              </w:rPr>
              <w:t xml:space="preserve"> </w:t>
            </w:r>
            <w:proofErr w:type="spellStart"/>
            <w:r>
              <w:rPr>
                <w:rFonts w:ascii="Arial" w:hAnsi="Arial" w:cs="Arial"/>
                <w:sz w:val="18"/>
              </w:rPr>
              <w:t>Water</w:t>
            </w:r>
            <w:proofErr w:type="spellEnd"/>
            <w:r>
              <w:rPr>
                <w:rFonts w:ascii="Arial" w:hAnsi="Arial" w:cs="Arial"/>
                <w:sz w:val="18"/>
              </w:rPr>
              <w:t xml:space="preserve"> Level</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0A72994"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elevwl</w:t>
            </w:r>
            <w:proofErr w:type="spellEnd"/>
            <w:r>
              <w:rPr>
                <w:rFonts w:ascii="Arial" w:hAnsi="Arial" w:cs="Arial"/>
                <w:sz w:val="18"/>
              </w:rPr>
              <w: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57F30328" w14:textId="77777777" w:rsidR="00823210" w:rsidRPr="003625E9" w:rsidRDefault="00823210" w:rsidP="00694B49">
            <w:pPr>
              <w:spacing w:line="259" w:lineRule="auto"/>
              <w:ind w:left="77"/>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w:t>
            </w:r>
            <w:proofErr w:type="spellEnd"/>
            <w:r w:rsidRPr="00AC3CA4">
              <w:rPr>
                <w:rFonts w:ascii="Arial" w:hAnsi="Arial" w:cs="Arial"/>
                <w:sz w:val="18"/>
                <w:szCs w:val="22"/>
                <w:lang w:val="en-GB"/>
              </w:rPr>
              <w:t>] (metres), e.g., 12.46</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0CD010E"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RE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3AE42A9"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6A9FD288"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5ED71062"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 xml:space="preserve">Reference </w:t>
            </w:r>
            <w:proofErr w:type="spellStart"/>
            <w:r>
              <w:rPr>
                <w:rFonts w:ascii="Arial" w:hAnsi="Arial" w:cs="Arial"/>
                <w:sz w:val="18"/>
              </w:rPr>
              <w:t>Gravitational</w:t>
            </w:r>
            <w:proofErr w:type="spellEnd"/>
            <w:r>
              <w:rPr>
                <w:rFonts w:ascii="Arial" w:hAnsi="Arial" w:cs="Arial"/>
                <w:sz w:val="18"/>
              </w:rPr>
              <w:t xml:space="preserve"> Level</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7B9C5F48"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reflev</w:t>
            </w:r>
            <w:proofErr w:type="spellEnd"/>
            <w:r>
              <w:rPr>
                <w:rFonts w:ascii="Arial" w:hAnsi="Arial" w:cs="Arial"/>
                <w:sz w:val="18"/>
              </w:rPr>
              <w: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39004BA3" w14:textId="77777777" w:rsidR="00823210" w:rsidRPr="00050DB7" w:rsidRDefault="00823210" w:rsidP="00694B49">
            <w:pPr>
              <w:autoSpaceDE w:val="0"/>
              <w:autoSpaceDN w:val="0"/>
              <w:adjustRightInd w:val="0"/>
              <w:spacing w:before="60"/>
              <w:ind w:left="284" w:hanging="210"/>
              <w:rPr>
                <w:rFonts w:ascii="Arial" w:hAnsi="Arial" w:cs="Arial"/>
                <w:sz w:val="18"/>
                <w:szCs w:val="18"/>
                <w:lang w:val="en-GB"/>
              </w:rPr>
            </w:pPr>
            <w:r w:rsidRPr="00050DB7">
              <w:rPr>
                <w:rFonts w:ascii="Arial" w:hAnsi="Arial" w:cs="Arial"/>
                <w:sz w:val="18"/>
                <w:szCs w:val="18"/>
                <w:lang w:val="en-GB"/>
              </w:rPr>
              <w:t>1 : Baltic Datum</w:t>
            </w:r>
          </w:p>
          <w:p w14:paraId="5B627711"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2 : Adriatic Level</w:t>
            </w:r>
          </w:p>
          <w:p w14:paraId="6B7EB29F"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3 : Amsterdam Ordnance Datum (NAP)</w:t>
            </w:r>
          </w:p>
          <w:p w14:paraId="769769BB"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4 : Mean Sea Level</w:t>
            </w:r>
          </w:p>
          <w:p w14:paraId="29C02166"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5 : Other Datum</w:t>
            </w:r>
          </w:p>
          <w:p w14:paraId="4ACE0046"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6 : National Geodetic Vertical Datum - NGVD29</w:t>
            </w:r>
          </w:p>
          <w:p w14:paraId="5BED5C70"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7 : North American Vertical Datum - NAVD88</w:t>
            </w:r>
          </w:p>
          <w:p w14:paraId="3C001AD1"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lastRenderedPageBreak/>
              <w:t>8 : Mean Sea Level 1912</w:t>
            </w:r>
          </w:p>
          <w:p w14:paraId="6B118D81"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9 : Mean Sea Level 1929</w:t>
            </w:r>
          </w:p>
          <w:p w14:paraId="1B6E75F1" w14:textId="77777777" w:rsidR="00823210" w:rsidRPr="003625E9" w:rsidRDefault="00823210" w:rsidP="00694B49">
            <w:pPr>
              <w:autoSpaceDE w:val="0"/>
              <w:autoSpaceDN w:val="0"/>
              <w:adjustRightInd w:val="0"/>
              <w:ind w:left="282" w:hanging="208"/>
              <w:rPr>
                <w:rFonts w:ascii="Arial" w:hAnsi="Arial" w:cs="Arial"/>
                <w:sz w:val="18"/>
                <w:szCs w:val="22"/>
                <w:lang w:val="en-GB"/>
              </w:rPr>
            </w:pPr>
            <w:r w:rsidRPr="00050DB7">
              <w:rPr>
                <w:rFonts w:ascii="Arial" w:hAnsi="Arial" w:cs="Arial"/>
                <w:sz w:val="18"/>
                <w:szCs w:val="18"/>
                <w:lang w:val="en-GB"/>
              </w:rPr>
              <w:t xml:space="preserve">10 : Tweede </w:t>
            </w:r>
            <w:proofErr w:type="spellStart"/>
            <w:r w:rsidRPr="00050DB7">
              <w:rPr>
                <w:rFonts w:ascii="Arial" w:hAnsi="Arial" w:cs="Arial"/>
                <w:sz w:val="18"/>
                <w:szCs w:val="18"/>
                <w:lang w:val="en-GB"/>
              </w:rPr>
              <w:t>Algemene</w:t>
            </w:r>
            <w:proofErr w:type="spellEnd"/>
            <w:r w:rsidRPr="00050DB7">
              <w:rPr>
                <w:rFonts w:ascii="Arial" w:hAnsi="Arial" w:cs="Arial"/>
                <w:sz w:val="18"/>
                <w:szCs w:val="18"/>
                <w:lang w:val="en-GB"/>
              </w:rPr>
              <w:t xml:space="preserve"> </w:t>
            </w:r>
            <w:proofErr w:type="spellStart"/>
            <w:r w:rsidRPr="00050DB7">
              <w:rPr>
                <w:rFonts w:ascii="Arial" w:hAnsi="Arial" w:cs="Arial"/>
                <w:sz w:val="18"/>
                <w:szCs w:val="18"/>
                <w:lang w:val="en-GB"/>
              </w:rPr>
              <w:t>Waterpassing</w:t>
            </w:r>
            <w:proofErr w:type="spellEnd"/>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77AF5D90"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lastRenderedPageBreak/>
              <w:t>EN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DA5544D"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25D48E12"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105C8CF7"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Reference Gauge</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998A63D"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refgag</w:t>
            </w:r>
            <w:proofErr w:type="spellEnd"/>
            <w:r>
              <w:rPr>
                <w:rFonts w:ascii="Arial" w:hAnsi="Arial" w:cs="Arial"/>
                <w:sz w:val="18"/>
              </w:rPr>
              <w: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002E4915" w14:textId="77777777" w:rsidR="00823210" w:rsidRPr="003625E9" w:rsidRDefault="00823210" w:rsidP="00694B49">
            <w:pPr>
              <w:spacing w:line="259" w:lineRule="auto"/>
              <w:ind w:left="77"/>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AB652B8"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F901725"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7A3DC03C"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665B1680" w14:textId="77777777" w:rsidR="00823210" w:rsidRPr="0057264D" w:rsidRDefault="00823210" w:rsidP="00694B49">
            <w:pPr>
              <w:spacing w:line="259" w:lineRule="auto"/>
              <w:ind w:left="2"/>
              <w:rPr>
                <w:rFonts w:ascii="Arial" w:hAnsi="Arial" w:cs="Arial"/>
                <w:sz w:val="18"/>
                <w:szCs w:val="22"/>
                <w:lang w:val="en-GB"/>
              </w:rPr>
            </w:pPr>
            <w:proofErr w:type="spellStart"/>
            <w:r>
              <w:rPr>
                <w:rFonts w:ascii="Arial" w:hAnsi="Arial" w:cs="Arial"/>
                <w:sz w:val="18"/>
              </w:rPr>
              <w:t>Reported</w:t>
            </w:r>
            <w:proofErr w:type="spellEnd"/>
            <w:r>
              <w:rPr>
                <w:rFonts w:ascii="Arial" w:hAnsi="Arial" w:cs="Arial"/>
                <w:sz w:val="18"/>
              </w:rPr>
              <w:t xml:space="preserve"> Date</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F7B1968"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(SORDAT)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408A9867" w14:textId="77777777" w:rsidR="00823210" w:rsidRPr="003625E9" w:rsidRDefault="00823210" w:rsidP="00694B49">
            <w:pPr>
              <w:spacing w:line="259" w:lineRule="auto"/>
              <w:ind w:left="77"/>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005774B"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TD</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CBE43DA"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02E03332"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2E04A6EC" w14:textId="77777777" w:rsidR="00823210" w:rsidRPr="0057264D" w:rsidRDefault="00823210" w:rsidP="00694B49">
            <w:pPr>
              <w:spacing w:line="259" w:lineRule="auto"/>
              <w:ind w:left="2"/>
              <w:rPr>
                <w:rFonts w:ascii="Arial" w:hAnsi="Arial" w:cs="Arial"/>
                <w:sz w:val="18"/>
                <w:szCs w:val="22"/>
                <w:lang w:val="en-GB"/>
              </w:rPr>
            </w:pPr>
            <w:r>
              <w:rPr>
                <w:rFonts w:ascii="Arial" w:hAnsi="Arial" w:cs="Arial"/>
                <w:sz w:val="18"/>
              </w:rPr>
              <w:t xml:space="preserve">Source </w:t>
            </w:r>
            <w:proofErr w:type="spellStart"/>
            <w:r>
              <w:rPr>
                <w:rFonts w:ascii="Arial" w:hAnsi="Arial" w:cs="Arial"/>
                <w:sz w:val="18"/>
              </w:rPr>
              <w:t>Indication</w:t>
            </w:r>
            <w:proofErr w:type="spellEnd"/>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03847F95"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szCs w:val="22"/>
                <w:lang w:val="en-GB"/>
              </w:rPr>
              <w:t>(SORIND)</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0D1F346C" w14:textId="77777777" w:rsidR="00823210" w:rsidRPr="003625E9" w:rsidRDefault="00823210" w:rsidP="00694B49">
            <w:pPr>
              <w:spacing w:line="259" w:lineRule="auto"/>
              <w:ind w:left="77"/>
              <w:rPr>
                <w:rFonts w:ascii="Arial" w:hAnsi="Arial" w:cs="Arial"/>
                <w:sz w:val="18"/>
                <w:szCs w:val="22"/>
                <w:lang w:val="en-GB"/>
              </w:rPr>
            </w:pP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012ADD0B" w14:textId="77777777" w:rsidR="00823210" w:rsidRPr="006515C4" w:rsidRDefault="00823210" w:rsidP="00694B49">
            <w:pPr>
              <w:spacing w:line="259" w:lineRule="auto"/>
              <w:ind w:left="3"/>
              <w:rPr>
                <w:rFonts w:ascii="Arial" w:hAnsi="Arial" w:cs="Arial"/>
                <w:sz w:val="18"/>
                <w:szCs w:val="22"/>
                <w:lang w:val="en-GB"/>
              </w:rPr>
            </w:pPr>
            <w:r>
              <w:rPr>
                <w:rFonts w:ascii="Arial" w:hAnsi="Arial" w:cs="Arial"/>
                <w:sz w:val="18"/>
              </w:rPr>
              <w:t>TE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46E9F3F"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rPr>
              <w:t>0, 1</w:t>
            </w:r>
          </w:p>
        </w:tc>
      </w:tr>
      <w:tr w:rsidR="00823210" w:rsidRPr="0057264D" w14:paraId="735AA75E"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6E18B50A" w14:textId="77777777" w:rsidR="00823210" w:rsidRDefault="00823210" w:rsidP="00694B49">
            <w:pPr>
              <w:spacing w:line="259" w:lineRule="auto"/>
              <w:ind w:left="2"/>
              <w:rPr>
                <w:rFonts w:ascii="Arial" w:hAnsi="Arial" w:cs="Arial"/>
                <w:sz w:val="18"/>
              </w:rPr>
            </w:pPr>
            <w:proofErr w:type="spellStart"/>
            <w:r>
              <w:rPr>
                <w:rFonts w:ascii="Arial" w:hAnsi="Arial" w:cs="Arial"/>
                <w:sz w:val="18"/>
              </w:rPr>
              <w:t>Waterway</w:t>
            </w:r>
            <w:proofErr w:type="spellEnd"/>
            <w:r>
              <w:rPr>
                <w:rFonts w:ascii="Arial" w:hAnsi="Arial" w:cs="Arial"/>
                <w:sz w:val="18"/>
              </w:rPr>
              <w:t xml:space="preserve"> </w:t>
            </w:r>
            <w:proofErr w:type="spellStart"/>
            <w:r>
              <w:rPr>
                <w:rFonts w:ascii="Arial" w:hAnsi="Arial" w:cs="Arial"/>
                <w:sz w:val="18"/>
              </w:rPr>
              <w:t>Distance</w:t>
            </w:r>
            <w:proofErr w:type="spellEnd"/>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44E64376"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wtwdis</w:t>
            </w:r>
            <w:proofErr w:type="spellEnd"/>
            <w:r>
              <w:rPr>
                <w:rFonts w:ascii="Arial" w:hAnsi="Arial" w:cs="Arial"/>
                <w:sz w:val="18"/>
              </w:rPr>
              <w: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50B6D5D1" w14:textId="77777777" w:rsidR="00823210" w:rsidRPr="003625E9" w:rsidRDefault="00823210" w:rsidP="00694B49">
            <w:pPr>
              <w:spacing w:line="259" w:lineRule="auto"/>
              <w:ind w:left="77"/>
              <w:rPr>
                <w:rFonts w:ascii="Arial" w:hAnsi="Arial" w:cs="Arial"/>
                <w:sz w:val="18"/>
                <w:szCs w:val="22"/>
                <w:lang w:val="en-GB"/>
              </w:rPr>
            </w:pPr>
            <w:r w:rsidRPr="00AC3CA4">
              <w:rPr>
                <w:rFonts w:ascii="Arial" w:hAnsi="Arial" w:cs="Arial"/>
                <w:sz w:val="18"/>
                <w:szCs w:val="22"/>
                <w:lang w:val="en-GB"/>
              </w:rPr>
              <w:t>[</w:t>
            </w:r>
            <w:proofErr w:type="spellStart"/>
            <w:r w:rsidRPr="00AC3CA4">
              <w:rPr>
                <w:rFonts w:ascii="Arial" w:hAnsi="Arial" w:cs="Arial"/>
                <w:sz w:val="18"/>
                <w:szCs w:val="22"/>
                <w:lang w:val="en-GB"/>
              </w:rPr>
              <w:t>xxxx.xxx</w:t>
            </w:r>
            <w:proofErr w:type="spellEnd"/>
            <w:r w:rsidRPr="00AC3CA4">
              <w:rPr>
                <w:rFonts w:ascii="Arial" w:hAnsi="Arial" w:cs="Arial"/>
                <w:sz w:val="18"/>
                <w:szCs w:val="22"/>
                <w:lang w:val="en-GB"/>
              </w:rPr>
              <w:t xml:space="preserve">] (units defined in </w:t>
            </w:r>
            <w:proofErr w:type="spellStart"/>
            <w:r w:rsidRPr="00AC3CA4">
              <w:rPr>
                <w:rFonts w:ascii="Arial" w:hAnsi="Arial" w:cs="Arial"/>
                <w:sz w:val="18"/>
                <w:szCs w:val="22"/>
                <w:lang w:val="en-GB"/>
              </w:rPr>
              <w:t>hunits</w:t>
            </w:r>
            <w:proofErr w:type="spellEnd"/>
            <w:r w:rsidRPr="00AC3CA4">
              <w:rPr>
                <w:rFonts w:ascii="Arial" w:hAnsi="Arial" w:cs="Arial"/>
                <w:sz w:val="18"/>
                <w:szCs w:val="22"/>
                <w:lang w:val="en-GB"/>
              </w:rPr>
              <w:t>), e.g., 2451.732</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11358580" w14:textId="77777777" w:rsidR="00823210" w:rsidRDefault="00823210" w:rsidP="00694B49">
            <w:pPr>
              <w:spacing w:line="259" w:lineRule="auto"/>
              <w:ind w:left="3"/>
              <w:rPr>
                <w:rFonts w:ascii="Arial" w:hAnsi="Arial" w:cs="Arial"/>
                <w:sz w:val="18"/>
              </w:rPr>
            </w:pPr>
            <w:r>
              <w:rPr>
                <w:rFonts w:ascii="Arial" w:hAnsi="Arial" w:cs="Arial"/>
                <w:sz w:val="18"/>
              </w:rPr>
              <w:t>RE</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D4F396B" w14:textId="77777777" w:rsidR="00823210" w:rsidRDefault="00823210" w:rsidP="00694B49">
            <w:pPr>
              <w:spacing w:line="259" w:lineRule="auto"/>
              <w:rPr>
                <w:rFonts w:ascii="Arial" w:hAnsi="Arial" w:cs="Arial"/>
                <w:sz w:val="18"/>
              </w:rPr>
            </w:pPr>
            <w:r>
              <w:rPr>
                <w:rFonts w:ascii="Arial" w:hAnsi="Arial" w:cs="Arial"/>
                <w:sz w:val="18"/>
              </w:rPr>
              <w:t>0, 1</w:t>
            </w:r>
          </w:p>
        </w:tc>
      </w:tr>
      <w:tr w:rsidR="00823210" w:rsidRPr="0057264D" w14:paraId="11687B26" w14:textId="77777777" w:rsidTr="00694B49">
        <w:tblPrEx>
          <w:tblCellMar>
            <w:bottom w:w="6" w:type="dxa"/>
            <w:right w:w="53" w:type="dxa"/>
          </w:tblCellMar>
        </w:tblPrEx>
        <w:trPr>
          <w:trHeight w:val="336"/>
        </w:trPr>
        <w:tc>
          <w:tcPr>
            <w:tcW w:w="3684" w:type="dxa"/>
            <w:gridSpan w:val="3"/>
            <w:tcBorders>
              <w:top w:val="single" w:sz="4" w:space="0" w:color="000000"/>
              <w:left w:val="single" w:sz="4" w:space="0" w:color="000000"/>
              <w:bottom w:val="single" w:sz="4" w:space="0" w:color="000000"/>
              <w:right w:val="single" w:sz="4" w:space="0" w:color="000000"/>
            </w:tcBorders>
            <w:shd w:val="clear" w:color="auto" w:fill="auto"/>
          </w:tcPr>
          <w:p w14:paraId="77D3B7C2" w14:textId="77777777" w:rsidR="00823210" w:rsidRDefault="00823210" w:rsidP="00694B49">
            <w:pPr>
              <w:spacing w:line="259" w:lineRule="auto"/>
              <w:ind w:left="2"/>
              <w:rPr>
                <w:rFonts w:ascii="Arial" w:hAnsi="Arial" w:cs="Arial"/>
                <w:sz w:val="18"/>
              </w:rPr>
            </w:pPr>
            <w:r>
              <w:rPr>
                <w:rFonts w:ascii="Arial" w:hAnsi="Arial" w:cs="Arial"/>
                <w:sz w:val="18"/>
              </w:rPr>
              <w:t>Height/</w:t>
            </w:r>
            <w:proofErr w:type="spellStart"/>
            <w:r>
              <w:rPr>
                <w:rFonts w:ascii="Arial" w:hAnsi="Arial" w:cs="Arial"/>
                <w:sz w:val="18"/>
              </w:rPr>
              <w:t>Length</w:t>
            </w:r>
            <w:proofErr w:type="spellEnd"/>
            <w:r>
              <w:rPr>
                <w:rFonts w:ascii="Arial" w:hAnsi="Arial" w:cs="Arial"/>
                <w:sz w:val="18"/>
              </w:rPr>
              <w:t xml:space="preserve"> Units</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tcPr>
          <w:p w14:paraId="103D7C00" w14:textId="77777777" w:rsidR="00823210" w:rsidRPr="00513D48" w:rsidRDefault="00823210" w:rsidP="00694B49">
            <w:pPr>
              <w:spacing w:line="259" w:lineRule="auto"/>
              <w:ind w:left="2"/>
              <w:rPr>
                <w:rFonts w:ascii="Arial" w:hAnsi="Arial" w:cs="Arial"/>
                <w:sz w:val="18"/>
                <w:szCs w:val="22"/>
                <w:lang w:val="en-GB"/>
              </w:rPr>
            </w:pPr>
            <w:r>
              <w:rPr>
                <w:rFonts w:ascii="Arial" w:hAnsi="Arial" w:cs="Arial"/>
                <w:sz w:val="18"/>
              </w:rPr>
              <w:t>(</w:t>
            </w:r>
            <w:proofErr w:type="spellStart"/>
            <w:r>
              <w:rPr>
                <w:rFonts w:ascii="Arial" w:hAnsi="Arial" w:cs="Arial"/>
                <w:sz w:val="18"/>
              </w:rPr>
              <w:t>hunits</w:t>
            </w:r>
            <w:proofErr w:type="spellEnd"/>
            <w:r>
              <w:rPr>
                <w:rFonts w:ascii="Arial" w:hAnsi="Arial" w:cs="Arial"/>
                <w:sz w:val="18"/>
              </w:rPr>
              <w:t>)</w:t>
            </w:r>
          </w:p>
        </w:tc>
        <w:tc>
          <w:tcPr>
            <w:tcW w:w="2544" w:type="dxa"/>
            <w:gridSpan w:val="3"/>
            <w:tcBorders>
              <w:top w:val="single" w:sz="4" w:space="0" w:color="000000"/>
              <w:left w:val="single" w:sz="4" w:space="0" w:color="000000"/>
              <w:bottom w:val="single" w:sz="4" w:space="0" w:color="000000"/>
              <w:right w:val="single" w:sz="4" w:space="0" w:color="000000"/>
            </w:tcBorders>
            <w:shd w:val="clear" w:color="auto" w:fill="auto"/>
          </w:tcPr>
          <w:p w14:paraId="21CABC7B" w14:textId="77777777" w:rsidR="00823210" w:rsidRPr="00050DB7" w:rsidRDefault="00823210" w:rsidP="00694B49">
            <w:pPr>
              <w:autoSpaceDE w:val="0"/>
              <w:autoSpaceDN w:val="0"/>
              <w:adjustRightInd w:val="0"/>
              <w:spacing w:before="60"/>
              <w:ind w:left="284" w:hanging="210"/>
              <w:rPr>
                <w:rFonts w:ascii="Arial" w:hAnsi="Arial" w:cs="Arial"/>
                <w:sz w:val="18"/>
                <w:szCs w:val="18"/>
                <w:lang w:val="en-GB"/>
              </w:rPr>
            </w:pPr>
            <w:r w:rsidRPr="00050DB7">
              <w:rPr>
                <w:rFonts w:ascii="Arial" w:hAnsi="Arial" w:cs="Arial"/>
                <w:sz w:val="18"/>
                <w:szCs w:val="18"/>
                <w:lang w:val="en-GB"/>
              </w:rPr>
              <w:t>1 : Metres</w:t>
            </w:r>
          </w:p>
          <w:p w14:paraId="79AD8229"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2 : Feet</w:t>
            </w:r>
          </w:p>
          <w:p w14:paraId="10676A0A"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3 : Kilometres</w:t>
            </w:r>
          </w:p>
          <w:p w14:paraId="6A5BC0F2"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4 : Hectometres</w:t>
            </w:r>
          </w:p>
          <w:p w14:paraId="5D05F069" w14:textId="77777777" w:rsidR="00823210" w:rsidRPr="00050DB7" w:rsidRDefault="00823210" w:rsidP="00694B49">
            <w:pPr>
              <w:autoSpaceDE w:val="0"/>
              <w:autoSpaceDN w:val="0"/>
              <w:adjustRightInd w:val="0"/>
              <w:ind w:left="282" w:hanging="208"/>
              <w:rPr>
                <w:rFonts w:ascii="Arial" w:hAnsi="Arial" w:cs="Arial"/>
                <w:sz w:val="18"/>
                <w:szCs w:val="18"/>
                <w:lang w:val="en-GB"/>
              </w:rPr>
            </w:pPr>
            <w:r w:rsidRPr="00050DB7">
              <w:rPr>
                <w:rFonts w:ascii="Arial" w:hAnsi="Arial" w:cs="Arial"/>
                <w:sz w:val="18"/>
                <w:szCs w:val="18"/>
                <w:lang w:val="en-GB"/>
              </w:rPr>
              <w:t>5 : Statute Miles</w:t>
            </w:r>
          </w:p>
          <w:p w14:paraId="47E4C695" w14:textId="77777777" w:rsidR="00823210" w:rsidRPr="003625E9" w:rsidRDefault="00823210" w:rsidP="00694B49">
            <w:pPr>
              <w:autoSpaceDE w:val="0"/>
              <w:autoSpaceDN w:val="0"/>
              <w:adjustRightInd w:val="0"/>
              <w:ind w:left="282" w:hanging="208"/>
              <w:rPr>
                <w:rFonts w:ascii="Arial" w:hAnsi="Arial" w:cs="Arial"/>
                <w:sz w:val="18"/>
                <w:szCs w:val="22"/>
                <w:lang w:val="en-GB"/>
              </w:rPr>
            </w:pPr>
            <w:r w:rsidRPr="00AE5518">
              <w:rPr>
                <w:rFonts w:ascii="Arial" w:hAnsi="Arial" w:cs="Arial"/>
                <w:sz w:val="18"/>
                <w:szCs w:val="18"/>
                <w:lang w:val="en-GB"/>
              </w:rPr>
              <w:t>6 : Nautical Miles</w:t>
            </w:r>
          </w:p>
        </w:tc>
        <w:tc>
          <w:tcPr>
            <w:tcW w:w="853" w:type="dxa"/>
            <w:tcBorders>
              <w:top w:val="single" w:sz="4" w:space="0" w:color="000000"/>
              <w:left w:val="single" w:sz="4" w:space="0" w:color="000000"/>
              <w:bottom w:val="single" w:sz="4" w:space="0" w:color="000000"/>
              <w:right w:val="single" w:sz="4" w:space="0" w:color="000000"/>
            </w:tcBorders>
            <w:shd w:val="clear" w:color="auto" w:fill="auto"/>
          </w:tcPr>
          <w:p w14:paraId="2EA3252F" w14:textId="77777777" w:rsidR="00823210" w:rsidRDefault="00823210" w:rsidP="00694B49">
            <w:pPr>
              <w:spacing w:line="259" w:lineRule="auto"/>
              <w:ind w:left="3"/>
              <w:rPr>
                <w:rFonts w:ascii="Arial" w:hAnsi="Arial" w:cs="Arial"/>
                <w:sz w:val="18"/>
              </w:rPr>
            </w:pPr>
            <w:r>
              <w:rPr>
                <w:rFonts w:ascii="Arial" w:hAnsi="Arial" w:cs="Arial"/>
                <w:sz w:val="18"/>
              </w:rPr>
              <w:t>EN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3D65ADC" w14:textId="77777777" w:rsidR="00823210" w:rsidRDefault="00823210" w:rsidP="00694B49">
            <w:pPr>
              <w:spacing w:line="259" w:lineRule="auto"/>
              <w:rPr>
                <w:rFonts w:ascii="Arial" w:hAnsi="Arial" w:cs="Arial"/>
                <w:sz w:val="18"/>
              </w:rPr>
            </w:pPr>
            <w:r>
              <w:rPr>
                <w:rFonts w:ascii="Arial" w:hAnsi="Arial" w:cs="Arial"/>
                <w:sz w:val="18"/>
              </w:rPr>
              <w:t>0, 1</w:t>
            </w:r>
          </w:p>
        </w:tc>
      </w:tr>
      <w:tr w:rsidR="00823210" w:rsidRPr="0057264D" w14:paraId="3E06668E" w14:textId="77777777" w:rsidTr="00694B49">
        <w:tblPrEx>
          <w:tblCellMar>
            <w:bottom w:w="6" w:type="dxa"/>
            <w:right w:w="53" w:type="dxa"/>
          </w:tblCellMar>
        </w:tblPrEx>
        <w:trPr>
          <w:trHeight w:val="360"/>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tcPr>
          <w:p w14:paraId="70491062" w14:textId="77777777" w:rsidR="00823210" w:rsidRPr="00513D48" w:rsidRDefault="00823210" w:rsidP="00694B49">
            <w:pPr>
              <w:spacing w:line="259" w:lineRule="auto"/>
              <w:ind w:left="2"/>
              <w:rPr>
                <w:rFonts w:ascii="Arial" w:hAnsi="Arial" w:cs="Arial"/>
                <w:sz w:val="22"/>
                <w:szCs w:val="22"/>
                <w:lang w:val="en-GB"/>
              </w:rPr>
            </w:pPr>
            <w:r w:rsidRPr="0057264D">
              <w:rPr>
                <w:rFonts w:ascii="Arial" w:hAnsi="Arial" w:cs="Arial"/>
                <w:b/>
                <w:sz w:val="22"/>
                <w:szCs w:val="22"/>
                <w:lang w:val="en-GB"/>
              </w:rPr>
              <w:t>Feature Ass</w:t>
            </w:r>
            <w:r w:rsidRPr="001E6FE9">
              <w:rPr>
                <w:rFonts w:ascii="Arial" w:hAnsi="Arial" w:cs="Arial"/>
                <w:b/>
                <w:sz w:val="22"/>
                <w:szCs w:val="22"/>
                <w:lang w:val="en-GB"/>
              </w:rPr>
              <w:t xml:space="preserve">ociations </w:t>
            </w:r>
          </w:p>
        </w:tc>
      </w:tr>
      <w:tr w:rsidR="00823210" w:rsidRPr="0057264D" w14:paraId="0A01EF50" w14:textId="77777777" w:rsidTr="00694B49">
        <w:tblPrEx>
          <w:tblCellMar>
            <w:bottom w:w="6" w:type="dxa"/>
            <w:right w:w="53" w:type="dxa"/>
          </w:tblCellMar>
        </w:tblPrEx>
        <w:trPr>
          <w:trHeight w:val="361"/>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16991F18" w14:textId="77777777" w:rsidR="00823210" w:rsidRPr="006807FD" w:rsidRDefault="00823210" w:rsidP="00694B49">
            <w:pPr>
              <w:spacing w:line="259" w:lineRule="auto"/>
              <w:ind w:left="2"/>
              <w:rPr>
                <w:rFonts w:ascii="Arial" w:hAnsi="Arial" w:cs="Arial"/>
                <w:sz w:val="22"/>
                <w:szCs w:val="22"/>
                <w:lang w:val="en-GB"/>
              </w:rPr>
            </w:pPr>
            <w:r w:rsidRPr="0057264D">
              <w:rPr>
                <w:rFonts w:ascii="Arial" w:hAnsi="Arial" w:cs="Arial"/>
                <w:b/>
                <w:sz w:val="22"/>
                <w:szCs w:val="22"/>
                <w:lang w:val="en-GB"/>
              </w:rPr>
              <w:t>S-</w:t>
            </w:r>
            <w:r w:rsidRPr="001E6FE9">
              <w:rPr>
                <w:rFonts w:ascii="Arial" w:hAnsi="Arial" w:cs="Arial"/>
                <w:b/>
                <w:sz w:val="22"/>
                <w:szCs w:val="22"/>
                <w:lang w:val="en-GB"/>
              </w:rPr>
              <w:t>4</w:t>
            </w:r>
            <w:r w:rsidRPr="003625E9">
              <w:rPr>
                <w:rFonts w:ascii="Arial" w:hAnsi="Arial" w:cs="Arial"/>
                <w:b/>
                <w:sz w:val="22"/>
                <w:szCs w:val="22"/>
                <w:lang w:val="en-GB"/>
              </w:rPr>
              <w:t>01 Role</w:t>
            </w:r>
            <w:r w:rsidRPr="003625E9">
              <w:rPr>
                <w:rFonts w:ascii="Arial" w:hAnsi="Arial" w:cs="Arial"/>
                <w:sz w:val="18"/>
                <w:szCs w:val="22"/>
                <w:lang w:val="en-GB"/>
              </w:rPr>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0B4A9677" w14:textId="77777777" w:rsidR="00823210" w:rsidRPr="00561E3F" w:rsidRDefault="00823210" w:rsidP="00694B49">
            <w:pPr>
              <w:spacing w:line="259" w:lineRule="auto"/>
              <w:ind w:left="2"/>
              <w:rPr>
                <w:rFonts w:ascii="Arial" w:hAnsi="Arial" w:cs="Arial"/>
                <w:sz w:val="22"/>
                <w:szCs w:val="22"/>
                <w:lang w:val="en-GB"/>
              </w:rPr>
            </w:pPr>
            <w:r w:rsidRPr="006515C4">
              <w:rPr>
                <w:rFonts w:ascii="Arial" w:hAnsi="Arial" w:cs="Arial"/>
                <w:b/>
                <w:sz w:val="22"/>
                <w:szCs w:val="22"/>
                <w:lang w:val="en-GB"/>
              </w:rPr>
              <w:t>Association Type</w:t>
            </w:r>
            <w:r w:rsidRPr="007B7F2B">
              <w:rPr>
                <w:rFonts w:ascii="Arial" w:hAnsi="Arial" w:cs="Arial"/>
                <w:i/>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477B164B" w14:textId="77777777" w:rsidR="00823210" w:rsidRPr="003B3BE9" w:rsidRDefault="00823210" w:rsidP="00694B49">
            <w:pPr>
              <w:spacing w:line="259" w:lineRule="auto"/>
              <w:ind w:left="2"/>
              <w:rPr>
                <w:rFonts w:ascii="Arial" w:hAnsi="Arial" w:cs="Arial"/>
                <w:sz w:val="22"/>
                <w:szCs w:val="22"/>
                <w:lang w:val="en-GB"/>
              </w:rPr>
            </w:pPr>
            <w:r w:rsidRPr="00561E3F">
              <w:rPr>
                <w:rFonts w:ascii="Arial" w:hAnsi="Arial" w:cs="Arial"/>
                <w:b/>
                <w:sz w:val="22"/>
                <w:szCs w:val="22"/>
                <w:lang w:val="en-GB"/>
              </w:rPr>
              <w:t>Associated to</w:t>
            </w:r>
            <w:r w:rsidRPr="003B3BE9">
              <w:rPr>
                <w:rFonts w:ascii="Arial" w:hAnsi="Arial" w:cs="Arial"/>
                <w:sz w:val="18"/>
                <w:szCs w:val="22"/>
                <w:lang w:val="en-GB"/>
              </w:rPr>
              <w:t xml:space="preserve"> </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58130486" w14:textId="77777777" w:rsidR="00823210" w:rsidRPr="00C54ABA" w:rsidRDefault="00823210" w:rsidP="00694B49">
            <w:pPr>
              <w:spacing w:line="259" w:lineRule="auto"/>
              <w:rPr>
                <w:rFonts w:ascii="Arial" w:hAnsi="Arial" w:cs="Arial"/>
                <w:sz w:val="22"/>
                <w:szCs w:val="22"/>
                <w:lang w:val="en-GB"/>
              </w:rPr>
            </w:pPr>
            <w:r w:rsidRPr="004253C0">
              <w:rPr>
                <w:rFonts w:ascii="Arial" w:hAnsi="Arial" w:cs="Arial"/>
                <w:b/>
                <w:sz w:val="22"/>
                <w:szCs w:val="22"/>
                <w:lang w:val="en-GB"/>
              </w:rPr>
              <w:t>Type</w:t>
            </w:r>
            <w:r w:rsidRPr="004253C0">
              <w:rPr>
                <w:rFonts w:ascii="Arial" w:hAnsi="Arial" w:cs="Arial"/>
                <w:sz w:val="18"/>
                <w:szCs w:val="22"/>
                <w:lang w:val="en-GB"/>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CA17B3E" w14:textId="77777777" w:rsidR="00823210" w:rsidRPr="0057264D" w:rsidRDefault="00823210" w:rsidP="00694B49">
            <w:pPr>
              <w:spacing w:line="259" w:lineRule="auto"/>
              <w:rPr>
                <w:rFonts w:ascii="Arial" w:hAnsi="Arial" w:cs="Arial"/>
                <w:sz w:val="22"/>
                <w:szCs w:val="22"/>
                <w:lang w:val="en-GB"/>
              </w:rPr>
            </w:pPr>
            <w:r w:rsidRPr="00C54ABA">
              <w:rPr>
                <w:rFonts w:ascii="Arial" w:hAnsi="Arial" w:cs="Arial"/>
                <w:b/>
                <w:sz w:val="22"/>
                <w:szCs w:val="22"/>
                <w:lang w:val="en-GB"/>
              </w:rPr>
              <w:t>Multiplicity</w:t>
            </w:r>
            <w:r w:rsidRPr="0057264D">
              <w:rPr>
                <w:rFonts w:ascii="Arial" w:hAnsi="Arial" w:cs="Arial"/>
                <w:sz w:val="18"/>
                <w:szCs w:val="22"/>
                <w:lang w:val="en-GB"/>
              </w:rPr>
              <w:t xml:space="preserve"> </w:t>
            </w:r>
          </w:p>
        </w:tc>
      </w:tr>
      <w:tr w:rsidR="00823210" w:rsidRPr="0057264D" w14:paraId="2DA7425B" w14:textId="77777777" w:rsidTr="00694B49">
        <w:tblPrEx>
          <w:tblCellMar>
            <w:bottom w:w="6" w:type="dxa"/>
            <w:right w:w="53" w:type="dxa"/>
          </w:tblCellMar>
        </w:tblPrEx>
        <w:trPr>
          <w:trHeight w:val="545"/>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07469839" w14:textId="77777777" w:rsidR="00823210" w:rsidRPr="001E6FE9" w:rsidRDefault="00823210" w:rsidP="00694B49">
            <w:pPr>
              <w:spacing w:line="259" w:lineRule="auto"/>
              <w:ind w:left="2"/>
              <w:rPr>
                <w:rFonts w:ascii="Arial" w:hAnsi="Arial" w:cs="Arial"/>
                <w:sz w:val="22"/>
                <w:szCs w:val="22"/>
                <w:lang w:val="en-GB"/>
              </w:rPr>
            </w:pPr>
            <w:r>
              <w:rPr>
                <w:rFonts w:ascii="Arial" w:hAnsi="Arial" w:cs="Arial"/>
                <w:sz w:val="18"/>
                <w:szCs w:val="22"/>
                <w:lang w:val="en-GB"/>
              </w:rPr>
              <w:t xml:space="preserve">The </w:t>
            </w:r>
            <w:r w:rsidRPr="0057264D">
              <w:rPr>
                <w:rFonts w:ascii="Arial" w:hAnsi="Arial" w:cs="Arial"/>
                <w:sz w:val="18"/>
                <w:szCs w:val="22"/>
                <w:lang w:val="en-GB"/>
              </w:rPr>
              <w:t xml:space="preserve">Component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3A4A731D"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b/>
                <w:sz w:val="18"/>
                <w:szCs w:val="22"/>
                <w:lang w:val="en-GB"/>
              </w:rPr>
              <w:t>Bridge Aggregation</w:t>
            </w:r>
            <w:r w:rsidRPr="003625E9">
              <w:rPr>
                <w:rFonts w:ascii="Arial" w:hAnsi="Arial" w:cs="Arial"/>
                <w:sz w:val="18"/>
                <w:szCs w:val="22"/>
                <w:lang w:val="en-GB"/>
              </w:rPr>
              <w:t xml:space="preserve"> (see clause </w:t>
            </w:r>
          </w:p>
          <w:p w14:paraId="552EE00C" w14:textId="77777777" w:rsidR="00823210" w:rsidRPr="00513D48" w:rsidRDefault="00823210" w:rsidP="00694B49">
            <w:pPr>
              <w:spacing w:line="259" w:lineRule="auto"/>
              <w:ind w:left="2"/>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_Ref172553161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25.3</w:t>
            </w:r>
            <w:r>
              <w:rPr>
                <w:rFonts w:ascii="Arial" w:hAnsi="Arial" w:cs="Arial"/>
                <w:sz w:val="18"/>
                <w:szCs w:val="22"/>
                <w:lang w:val="en-GB"/>
              </w:rPr>
              <w:fldChar w:fldCharType="end"/>
            </w:r>
            <w:r w:rsidRPr="0057264D">
              <w:rPr>
                <w:rFonts w:ascii="Arial" w:hAnsi="Arial" w:cs="Arial"/>
                <w:sz w:val="18"/>
                <w:szCs w:val="22"/>
                <w:lang w:val="en-GB"/>
              </w:rPr>
              <w:t>)</w:t>
            </w:r>
            <w:r w:rsidRPr="001E6FE9">
              <w:rPr>
                <w:rFonts w:ascii="Arial" w:hAnsi="Arial" w:cs="Arial"/>
                <w:b/>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02561543" w14:textId="77777777" w:rsidR="00823210" w:rsidRPr="003625E9" w:rsidRDefault="00823210" w:rsidP="00694B49">
            <w:pPr>
              <w:spacing w:line="259" w:lineRule="auto"/>
              <w:ind w:left="2"/>
              <w:rPr>
                <w:rFonts w:ascii="Arial" w:hAnsi="Arial" w:cs="Arial"/>
                <w:sz w:val="22"/>
                <w:szCs w:val="22"/>
                <w:lang w:val="en-GB"/>
              </w:rPr>
            </w:pPr>
            <w:r w:rsidRPr="003625E9">
              <w:rPr>
                <w:rFonts w:ascii="Arial" w:hAnsi="Arial" w:cs="Arial"/>
                <w:b/>
                <w:sz w:val="18"/>
                <w:szCs w:val="22"/>
                <w:lang w:val="en-GB"/>
              </w:rPr>
              <w:t xml:space="preserve">Bridge </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3B7A6A35" w14:textId="77777777" w:rsidR="00823210" w:rsidRPr="006515C4" w:rsidRDefault="00823210" w:rsidP="00694B49">
            <w:pPr>
              <w:spacing w:line="259" w:lineRule="auto"/>
              <w:rPr>
                <w:rFonts w:ascii="Arial" w:hAnsi="Arial" w:cs="Arial"/>
                <w:sz w:val="22"/>
                <w:szCs w:val="22"/>
                <w:lang w:val="en-GB"/>
              </w:rPr>
            </w:pPr>
            <w:r>
              <w:rPr>
                <w:rFonts w:ascii="Arial" w:hAnsi="Arial" w:cs="Arial"/>
                <w:sz w:val="18"/>
                <w:szCs w:val="22"/>
                <w:lang w:val="en-GB"/>
              </w:rPr>
              <w:t>Association</w:t>
            </w:r>
            <w:r w:rsidRPr="006807FD">
              <w:rPr>
                <w:rFonts w:ascii="Arial" w:hAnsi="Arial" w:cs="Arial"/>
                <w:sz w:val="18"/>
                <w:szCs w:val="22"/>
                <w:lang w:val="en-GB"/>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24935F1" w14:textId="77777777" w:rsidR="00823210" w:rsidRPr="00561E3F" w:rsidRDefault="00823210" w:rsidP="00694B49">
            <w:pPr>
              <w:spacing w:line="259" w:lineRule="auto"/>
              <w:rPr>
                <w:rFonts w:ascii="Arial" w:hAnsi="Arial" w:cs="Arial"/>
                <w:sz w:val="22"/>
                <w:szCs w:val="22"/>
                <w:lang w:val="en-GB"/>
              </w:rPr>
            </w:pPr>
            <w:r w:rsidRPr="007B7F2B">
              <w:rPr>
                <w:rFonts w:ascii="Arial" w:hAnsi="Arial" w:cs="Arial"/>
                <w:sz w:val="18"/>
                <w:szCs w:val="22"/>
                <w:lang w:val="en-GB"/>
              </w:rPr>
              <w:t xml:space="preserve">0,* </w:t>
            </w:r>
          </w:p>
        </w:tc>
      </w:tr>
      <w:tr w:rsidR="00823210" w:rsidRPr="0057264D" w14:paraId="5AFB0871" w14:textId="77777777" w:rsidTr="00694B49">
        <w:tblPrEx>
          <w:tblCellMar>
            <w:bottom w:w="6" w:type="dxa"/>
            <w:right w:w="53" w:type="dxa"/>
          </w:tblCellMar>
        </w:tblPrEx>
        <w:trPr>
          <w:trHeight w:val="545"/>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04A974CE" w14:textId="77777777" w:rsidR="00823210" w:rsidRDefault="00823210" w:rsidP="00694B49">
            <w:pPr>
              <w:spacing w:line="259" w:lineRule="auto"/>
              <w:ind w:left="2"/>
              <w:rPr>
                <w:rFonts w:ascii="Arial" w:hAnsi="Arial" w:cs="Arial"/>
                <w:sz w:val="18"/>
                <w:szCs w:val="22"/>
                <w:lang w:val="en-GB"/>
              </w:rPr>
            </w:pPr>
            <w:r>
              <w:rPr>
                <w:rFonts w:ascii="Arial" w:hAnsi="Arial" w:cs="Arial"/>
                <w:sz w:val="18"/>
                <w:szCs w:val="22"/>
                <w:lang w:val="en-GB"/>
              </w:rPr>
              <w:t>The Component</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73F2AAD8" w14:textId="77777777" w:rsidR="00823210" w:rsidRPr="00513D48" w:rsidRDefault="00823210" w:rsidP="00694B49">
            <w:pPr>
              <w:spacing w:line="259" w:lineRule="auto"/>
              <w:ind w:left="2"/>
              <w:rPr>
                <w:rFonts w:ascii="Arial" w:hAnsi="Arial" w:cs="Arial"/>
                <w:b/>
                <w:sz w:val="18"/>
                <w:szCs w:val="22"/>
                <w:lang w:val="en-GB"/>
              </w:rPr>
            </w:pPr>
            <w:r>
              <w:rPr>
                <w:rFonts w:ascii="Arial" w:hAnsi="Arial" w:cs="Arial"/>
                <w:b/>
                <w:sz w:val="18"/>
                <w:szCs w:val="22"/>
                <w:lang w:val="en-GB"/>
              </w:rPr>
              <w:t xml:space="preserve">Lock Aggregation </w:t>
            </w:r>
            <w:r>
              <w:rPr>
                <w:rFonts w:ascii="Arial" w:hAnsi="Arial" w:cs="Arial"/>
                <w:sz w:val="18"/>
                <w:szCs w:val="22"/>
                <w:lang w:val="en-GB"/>
              </w:rPr>
              <w:t xml:space="preserve">(see clause </w:t>
            </w:r>
            <w:r>
              <w:rPr>
                <w:rFonts w:ascii="Arial" w:hAnsi="Arial" w:cs="Arial"/>
                <w:sz w:val="18"/>
                <w:szCs w:val="22"/>
                <w:lang w:val="en-GB"/>
              </w:rPr>
              <w:fldChar w:fldCharType="begin"/>
            </w:r>
            <w:r>
              <w:rPr>
                <w:rFonts w:ascii="Arial" w:hAnsi="Arial" w:cs="Arial"/>
                <w:sz w:val="18"/>
                <w:szCs w:val="22"/>
                <w:lang w:val="en-GB"/>
              </w:rPr>
              <w:instrText xml:space="preserve"> REF _Ref193195894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25.23</w:t>
            </w:r>
            <w:r>
              <w:rPr>
                <w:rFonts w:ascii="Arial" w:hAnsi="Arial" w:cs="Arial"/>
                <w:sz w:val="18"/>
                <w:szCs w:val="22"/>
                <w:lang w:val="en-GB"/>
              </w:rPr>
              <w:fldChar w:fldCharType="end"/>
            </w:r>
            <w:r>
              <w:rPr>
                <w:rFonts w:ascii="Arial" w:hAnsi="Arial" w:cs="Arial"/>
                <w:sz w:val="18"/>
                <w:szCs w:val="22"/>
                <w:lang w:val="en-GB"/>
              </w:rPr>
              <w:t>)</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3F912086" w14:textId="77777777" w:rsidR="00823210" w:rsidRPr="003625E9" w:rsidRDefault="00823210" w:rsidP="00694B49">
            <w:pPr>
              <w:spacing w:line="259" w:lineRule="auto"/>
              <w:ind w:left="2"/>
              <w:rPr>
                <w:rFonts w:ascii="Arial" w:hAnsi="Arial" w:cs="Arial"/>
                <w:b/>
                <w:sz w:val="18"/>
                <w:szCs w:val="22"/>
                <w:lang w:val="en-GB"/>
              </w:rPr>
            </w:pPr>
            <w:r>
              <w:rPr>
                <w:rFonts w:ascii="Arial" w:hAnsi="Arial" w:cs="Arial"/>
                <w:b/>
                <w:sz w:val="18"/>
                <w:szCs w:val="22"/>
                <w:lang w:val="en-GB"/>
              </w:rPr>
              <w:t>Lock Basin</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3D99787E" w14:textId="77777777" w:rsidR="00823210" w:rsidRDefault="00823210" w:rsidP="00694B49">
            <w:pPr>
              <w:spacing w:line="259" w:lineRule="auto"/>
              <w:rPr>
                <w:rFonts w:ascii="Arial" w:hAnsi="Arial" w:cs="Arial"/>
                <w:sz w:val="18"/>
                <w:szCs w:val="22"/>
                <w:lang w:val="en-GB"/>
              </w:rPr>
            </w:pPr>
            <w:r>
              <w:rPr>
                <w:rFonts w:ascii="Arial" w:hAnsi="Arial" w:cs="Arial"/>
                <w:sz w:val="18"/>
                <w:szCs w:val="22"/>
                <w:lang w:val="en-GB"/>
              </w:rPr>
              <w:t>Association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3B03C03" w14:textId="77777777" w:rsidR="00823210" w:rsidRPr="007B7F2B" w:rsidRDefault="00823210" w:rsidP="00694B49">
            <w:pPr>
              <w:spacing w:line="259" w:lineRule="auto"/>
              <w:rPr>
                <w:rFonts w:ascii="Arial" w:hAnsi="Arial" w:cs="Arial"/>
                <w:sz w:val="18"/>
                <w:szCs w:val="22"/>
                <w:lang w:val="en-GB"/>
              </w:rPr>
            </w:pPr>
            <w:r>
              <w:rPr>
                <w:rFonts w:ascii="Arial" w:hAnsi="Arial" w:cs="Arial"/>
                <w:sz w:val="18"/>
                <w:szCs w:val="22"/>
                <w:lang w:val="en-GB"/>
              </w:rPr>
              <w:t>0,*</w:t>
            </w:r>
          </w:p>
        </w:tc>
      </w:tr>
      <w:tr w:rsidR="00823210" w:rsidRPr="0057264D" w14:paraId="7B21D159" w14:textId="77777777" w:rsidTr="00694B49">
        <w:tblPrEx>
          <w:tblCellMar>
            <w:bottom w:w="6" w:type="dxa"/>
            <w:right w:w="53" w:type="dxa"/>
          </w:tblCellMar>
        </w:tblPrEx>
        <w:trPr>
          <w:trHeight w:val="2198"/>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6B7FD095" w14:textId="77777777" w:rsidR="00823210" w:rsidRPr="001E6FE9" w:rsidRDefault="00823210" w:rsidP="00694B49">
            <w:pPr>
              <w:spacing w:line="259" w:lineRule="auto"/>
              <w:ind w:left="2"/>
              <w:rPr>
                <w:rFonts w:ascii="Arial" w:hAnsi="Arial" w:cs="Arial"/>
                <w:sz w:val="22"/>
                <w:szCs w:val="22"/>
                <w:lang w:val="en-GB"/>
              </w:rPr>
            </w:pPr>
            <w:r>
              <w:rPr>
                <w:rFonts w:ascii="Arial" w:hAnsi="Arial" w:cs="Arial"/>
                <w:sz w:val="18"/>
                <w:szCs w:val="22"/>
                <w:lang w:val="en-GB"/>
              </w:rPr>
              <w:t>The Structure</w:t>
            </w:r>
            <w:r w:rsidRPr="0057264D">
              <w:rPr>
                <w:rFonts w:ascii="Arial" w:hAnsi="Arial" w:cs="Arial"/>
                <w:sz w:val="18"/>
                <w:szCs w:val="22"/>
                <w:lang w:val="en-GB"/>
              </w:rPr>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2171D5CC"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b/>
                <w:sz w:val="18"/>
                <w:szCs w:val="22"/>
                <w:lang w:val="en-GB"/>
              </w:rPr>
              <w:t>Structure/Equipment</w:t>
            </w:r>
            <w:r w:rsidRPr="003625E9">
              <w:rPr>
                <w:rFonts w:ascii="Arial" w:hAnsi="Arial" w:cs="Arial"/>
                <w:sz w:val="18"/>
                <w:szCs w:val="22"/>
                <w:lang w:val="en-GB"/>
              </w:rPr>
              <w:t xml:space="preserve"> (see clause </w:t>
            </w:r>
          </w:p>
          <w:p w14:paraId="2723BBB7" w14:textId="77777777" w:rsidR="00823210" w:rsidRPr="007B7F2B" w:rsidRDefault="00823210" w:rsidP="00694B49">
            <w:pPr>
              <w:spacing w:line="259" w:lineRule="auto"/>
              <w:ind w:left="2"/>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_Ref172549336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25.12</w:t>
            </w:r>
            <w:r>
              <w:rPr>
                <w:rFonts w:ascii="Arial" w:hAnsi="Arial" w:cs="Arial"/>
                <w:sz w:val="18"/>
                <w:szCs w:val="22"/>
                <w:lang w:val="en-GB"/>
              </w:rPr>
              <w:fldChar w:fldCharType="end"/>
            </w:r>
            <w:r w:rsidRPr="006807FD">
              <w:rPr>
                <w:rFonts w:ascii="Arial" w:hAnsi="Arial" w:cs="Arial"/>
                <w:sz w:val="18"/>
                <w:szCs w:val="22"/>
                <w:lang w:val="en-GB"/>
              </w:rPr>
              <w:t>)</w:t>
            </w:r>
            <w:r w:rsidRPr="006515C4">
              <w:rPr>
                <w:rFonts w:ascii="Arial" w:hAnsi="Arial" w:cs="Arial"/>
                <w:b/>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20E535B2" w14:textId="77777777" w:rsidR="00823210" w:rsidRPr="004253C0" w:rsidRDefault="00823210" w:rsidP="00694B49">
            <w:pPr>
              <w:spacing w:line="259" w:lineRule="auto"/>
              <w:ind w:left="2"/>
              <w:rPr>
                <w:rFonts w:ascii="Arial" w:hAnsi="Arial" w:cs="Arial"/>
                <w:sz w:val="22"/>
                <w:szCs w:val="22"/>
                <w:lang w:val="en-GB"/>
              </w:rPr>
            </w:pPr>
            <w:r w:rsidRPr="00561E3F">
              <w:rPr>
                <w:rFonts w:ascii="Arial" w:hAnsi="Arial" w:cs="Arial"/>
                <w:b/>
                <w:sz w:val="18"/>
                <w:szCs w:val="22"/>
                <w:lang w:val="en-GB"/>
              </w:rPr>
              <w:t>Daymark</w:t>
            </w:r>
            <w:r w:rsidRPr="00561E3F">
              <w:rPr>
                <w:rFonts w:ascii="Arial" w:hAnsi="Arial" w:cs="Arial"/>
                <w:sz w:val="18"/>
                <w:szCs w:val="22"/>
                <w:lang w:val="en-GB"/>
              </w:rPr>
              <w:t xml:space="preserve">, </w:t>
            </w:r>
            <w:r w:rsidRPr="003B3BE9">
              <w:rPr>
                <w:rFonts w:ascii="Arial" w:hAnsi="Arial" w:cs="Arial"/>
                <w:b/>
                <w:sz w:val="18"/>
                <w:szCs w:val="22"/>
                <w:lang w:val="en-GB"/>
              </w:rPr>
              <w:t>Distance Mark</w:t>
            </w:r>
            <w:r w:rsidRPr="003B3BE9">
              <w:rPr>
                <w:rFonts w:ascii="Arial" w:hAnsi="Arial" w:cs="Arial"/>
                <w:sz w:val="18"/>
                <w:szCs w:val="22"/>
                <w:lang w:val="en-GB"/>
              </w:rPr>
              <w:t xml:space="preserve">, </w:t>
            </w:r>
          </w:p>
          <w:p w14:paraId="1449BBD1" w14:textId="77777777" w:rsidR="00823210" w:rsidRPr="0057264D" w:rsidRDefault="00823210" w:rsidP="00694B49">
            <w:pPr>
              <w:spacing w:line="259" w:lineRule="auto"/>
              <w:ind w:left="2"/>
              <w:rPr>
                <w:rFonts w:ascii="Arial" w:hAnsi="Arial" w:cs="Arial"/>
                <w:sz w:val="22"/>
                <w:szCs w:val="22"/>
                <w:lang w:val="en-GB"/>
              </w:rPr>
            </w:pPr>
            <w:r w:rsidRPr="004253C0">
              <w:rPr>
                <w:rFonts w:ascii="Arial" w:hAnsi="Arial" w:cs="Arial"/>
                <w:b/>
                <w:sz w:val="18"/>
                <w:szCs w:val="22"/>
                <w:lang w:val="en-GB"/>
              </w:rPr>
              <w:t>Fog Signal</w:t>
            </w:r>
            <w:r w:rsidRPr="00C54ABA">
              <w:rPr>
                <w:rFonts w:ascii="Arial" w:hAnsi="Arial" w:cs="Arial"/>
                <w:sz w:val="18"/>
                <w:szCs w:val="22"/>
                <w:lang w:val="en-GB"/>
              </w:rPr>
              <w:t xml:space="preserve">, </w:t>
            </w:r>
            <w:r w:rsidRPr="00C54ABA">
              <w:rPr>
                <w:rFonts w:ascii="Arial" w:hAnsi="Arial" w:cs="Arial"/>
                <w:b/>
                <w:sz w:val="18"/>
                <w:szCs w:val="22"/>
                <w:lang w:val="en-GB"/>
              </w:rPr>
              <w:t>Light Ai</w:t>
            </w:r>
            <w:r w:rsidRPr="0057264D">
              <w:rPr>
                <w:rFonts w:ascii="Arial" w:hAnsi="Arial" w:cs="Arial"/>
                <w:b/>
                <w:sz w:val="18"/>
                <w:szCs w:val="22"/>
                <w:lang w:val="en-GB"/>
              </w:rPr>
              <w:t xml:space="preserve">r </w:t>
            </w:r>
          </w:p>
          <w:p w14:paraId="6BB705B5" w14:textId="77777777" w:rsidR="00823210" w:rsidRPr="0057264D" w:rsidRDefault="00823210" w:rsidP="00694B49">
            <w:pPr>
              <w:spacing w:line="259" w:lineRule="auto"/>
              <w:ind w:left="2"/>
              <w:rPr>
                <w:rFonts w:ascii="Arial" w:hAnsi="Arial" w:cs="Arial"/>
                <w:sz w:val="22"/>
                <w:szCs w:val="22"/>
                <w:lang w:val="en-GB"/>
              </w:rPr>
            </w:pPr>
            <w:proofErr w:type="spellStart"/>
            <w:r w:rsidRPr="0057264D">
              <w:rPr>
                <w:rFonts w:ascii="Arial" w:hAnsi="Arial" w:cs="Arial"/>
                <w:b/>
                <w:sz w:val="18"/>
                <w:szCs w:val="22"/>
                <w:lang w:val="en-GB"/>
              </w:rPr>
              <w:t>Opstruction</w:t>
            </w:r>
            <w:proofErr w:type="spellEnd"/>
            <w:r w:rsidRPr="0057264D">
              <w:rPr>
                <w:rFonts w:ascii="Arial" w:hAnsi="Arial" w:cs="Arial"/>
                <w:sz w:val="18"/>
                <w:szCs w:val="22"/>
                <w:lang w:val="en-GB"/>
              </w:rPr>
              <w:t xml:space="preserve">, </w:t>
            </w:r>
            <w:r w:rsidRPr="0057264D">
              <w:rPr>
                <w:rFonts w:ascii="Arial" w:hAnsi="Arial" w:cs="Arial"/>
                <w:b/>
                <w:sz w:val="18"/>
                <w:szCs w:val="22"/>
                <w:lang w:val="en-GB"/>
              </w:rPr>
              <w:t xml:space="preserve">Light All </w:t>
            </w:r>
          </w:p>
          <w:p w14:paraId="6762E737" w14:textId="77777777" w:rsidR="00823210" w:rsidRPr="0057264D" w:rsidRDefault="00823210" w:rsidP="00694B49">
            <w:pPr>
              <w:spacing w:line="259" w:lineRule="auto"/>
              <w:ind w:left="2"/>
              <w:rPr>
                <w:rFonts w:ascii="Arial" w:hAnsi="Arial" w:cs="Arial"/>
                <w:sz w:val="22"/>
                <w:szCs w:val="22"/>
                <w:lang w:val="en-GB"/>
              </w:rPr>
            </w:pPr>
            <w:r w:rsidRPr="0057264D">
              <w:rPr>
                <w:rFonts w:ascii="Arial" w:hAnsi="Arial" w:cs="Arial"/>
                <w:b/>
                <w:sz w:val="18"/>
                <w:szCs w:val="22"/>
                <w:lang w:val="en-GB"/>
              </w:rPr>
              <w:t>Around</w:t>
            </w:r>
            <w:r w:rsidRPr="0057264D">
              <w:rPr>
                <w:rFonts w:ascii="Arial" w:hAnsi="Arial" w:cs="Arial"/>
                <w:sz w:val="18"/>
                <w:szCs w:val="22"/>
                <w:lang w:val="en-GB"/>
              </w:rPr>
              <w:t xml:space="preserve">, </w:t>
            </w:r>
            <w:r w:rsidRPr="0057264D">
              <w:rPr>
                <w:rFonts w:ascii="Arial" w:hAnsi="Arial" w:cs="Arial"/>
                <w:b/>
                <w:sz w:val="18"/>
                <w:szCs w:val="22"/>
                <w:lang w:val="en-GB"/>
              </w:rPr>
              <w:t>Light Sectored</w:t>
            </w:r>
            <w:r w:rsidRPr="0057264D">
              <w:rPr>
                <w:rFonts w:ascii="Arial" w:hAnsi="Arial" w:cs="Arial"/>
                <w:sz w:val="18"/>
                <w:szCs w:val="22"/>
                <w:lang w:val="en-GB"/>
              </w:rPr>
              <w:t xml:space="preserve">, </w:t>
            </w:r>
            <w:r>
              <w:rPr>
                <w:rFonts w:ascii="Arial" w:hAnsi="Arial" w:cs="Arial"/>
                <w:b/>
                <w:sz w:val="18"/>
                <w:szCs w:val="22"/>
                <w:lang w:val="en-GB"/>
              </w:rPr>
              <w:t xml:space="preserve">Notice Mark, </w:t>
            </w:r>
            <w:r w:rsidRPr="0057264D">
              <w:rPr>
                <w:rFonts w:ascii="Arial" w:hAnsi="Arial" w:cs="Arial"/>
                <w:b/>
                <w:sz w:val="18"/>
                <w:szCs w:val="22"/>
                <w:lang w:val="en-GB"/>
              </w:rPr>
              <w:t>Physical AIS Aid to Navigation</w:t>
            </w:r>
            <w:r w:rsidRPr="0057264D">
              <w:rPr>
                <w:rFonts w:ascii="Arial" w:hAnsi="Arial" w:cs="Arial"/>
                <w:sz w:val="18"/>
                <w:szCs w:val="22"/>
                <w:lang w:val="en-GB"/>
              </w:rPr>
              <w:t xml:space="preserve">, </w:t>
            </w:r>
            <w:r w:rsidRPr="0057264D">
              <w:rPr>
                <w:rFonts w:ascii="Arial" w:hAnsi="Arial" w:cs="Arial"/>
                <w:b/>
                <w:sz w:val="18"/>
                <w:szCs w:val="22"/>
                <w:lang w:val="en-GB"/>
              </w:rPr>
              <w:t xml:space="preserve">Radar </w:t>
            </w:r>
          </w:p>
          <w:p w14:paraId="584D0990" w14:textId="77777777" w:rsidR="00823210" w:rsidRPr="0057264D" w:rsidRDefault="00823210" w:rsidP="00694B49">
            <w:pPr>
              <w:spacing w:line="259" w:lineRule="auto"/>
              <w:ind w:left="2"/>
              <w:rPr>
                <w:rFonts w:ascii="Arial" w:hAnsi="Arial" w:cs="Arial"/>
                <w:sz w:val="22"/>
                <w:szCs w:val="22"/>
                <w:lang w:val="en-GB"/>
              </w:rPr>
            </w:pPr>
            <w:r w:rsidRPr="0057264D">
              <w:rPr>
                <w:rFonts w:ascii="Arial" w:hAnsi="Arial" w:cs="Arial"/>
                <w:b/>
                <w:sz w:val="18"/>
                <w:szCs w:val="22"/>
                <w:lang w:val="en-GB"/>
              </w:rPr>
              <w:t>Transponder Beacon</w:t>
            </w:r>
            <w:r w:rsidRPr="0057264D">
              <w:rPr>
                <w:rFonts w:ascii="Arial" w:hAnsi="Arial" w:cs="Arial"/>
                <w:sz w:val="18"/>
                <w:szCs w:val="22"/>
                <w:lang w:val="en-GB"/>
              </w:rPr>
              <w:t xml:space="preserve">, </w:t>
            </w:r>
          </w:p>
          <w:p w14:paraId="1E74B853" w14:textId="77777777" w:rsidR="00823210" w:rsidRPr="0057264D" w:rsidRDefault="00823210" w:rsidP="00694B49">
            <w:pPr>
              <w:spacing w:line="259" w:lineRule="auto"/>
              <w:ind w:left="2"/>
              <w:rPr>
                <w:rFonts w:ascii="Arial" w:hAnsi="Arial" w:cs="Arial"/>
                <w:sz w:val="22"/>
                <w:szCs w:val="22"/>
                <w:lang w:val="en-GB"/>
              </w:rPr>
            </w:pPr>
            <w:r>
              <w:rPr>
                <w:rFonts w:ascii="Arial" w:hAnsi="Arial" w:cs="Arial"/>
                <w:b/>
                <w:sz w:val="18"/>
                <w:szCs w:val="22"/>
                <w:lang w:val="en-GB"/>
              </w:rPr>
              <w:t xml:space="preserve">Sensor, </w:t>
            </w:r>
            <w:r w:rsidRPr="0057264D">
              <w:rPr>
                <w:rFonts w:ascii="Arial" w:hAnsi="Arial" w:cs="Arial"/>
                <w:b/>
                <w:sz w:val="18"/>
                <w:szCs w:val="22"/>
                <w:lang w:val="en-GB"/>
              </w:rPr>
              <w:t>Signal Station Traffic</w:t>
            </w:r>
            <w:r w:rsidRPr="0057264D">
              <w:rPr>
                <w:rFonts w:ascii="Arial" w:hAnsi="Arial" w:cs="Arial"/>
                <w:sz w:val="18"/>
                <w:szCs w:val="22"/>
                <w:lang w:val="en-GB"/>
              </w:rPr>
              <w:t xml:space="preserve">, </w:t>
            </w:r>
            <w:r w:rsidRPr="0057264D">
              <w:rPr>
                <w:rFonts w:ascii="Arial" w:hAnsi="Arial" w:cs="Arial"/>
                <w:b/>
                <w:sz w:val="18"/>
                <w:szCs w:val="22"/>
                <w:lang w:val="en-GB"/>
              </w:rPr>
              <w:t xml:space="preserve">Signal Station Warning </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7ED007EA" w14:textId="77777777" w:rsidR="00823210" w:rsidRPr="0057264D" w:rsidRDefault="00823210" w:rsidP="00694B49">
            <w:pPr>
              <w:spacing w:line="259" w:lineRule="auto"/>
              <w:rPr>
                <w:rFonts w:ascii="Arial" w:hAnsi="Arial" w:cs="Arial"/>
                <w:sz w:val="22"/>
                <w:szCs w:val="22"/>
                <w:lang w:val="en-GB"/>
              </w:rPr>
            </w:pPr>
            <w:r>
              <w:rPr>
                <w:rFonts w:ascii="Arial" w:hAnsi="Arial" w:cs="Arial"/>
                <w:sz w:val="18"/>
                <w:szCs w:val="22"/>
                <w:lang w:val="en-GB"/>
              </w:rPr>
              <w:t>Composition</w:t>
            </w:r>
            <w:r w:rsidRPr="0057264D">
              <w:rPr>
                <w:rFonts w:ascii="Arial" w:hAnsi="Arial" w:cs="Arial"/>
                <w:sz w:val="18"/>
                <w:szCs w:val="22"/>
                <w:lang w:val="en-GB"/>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0DCC8BF4"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0,</w:t>
            </w:r>
            <w:r>
              <w:rPr>
                <w:rFonts w:ascii="Arial" w:hAnsi="Arial" w:cs="Arial"/>
                <w:sz w:val="18"/>
                <w:szCs w:val="22"/>
                <w:lang w:val="en-GB"/>
              </w:rPr>
              <w:t>1</w:t>
            </w:r>
          </w:p>
        </w:tc>
      </w:tr>
      <w:tr w:rsidR="00823210" w:rsidRPr="0057264D" w14:paraId="718DC841" w14:textId="77777777" w:rsidTr="00694B49">
        <w:tblPrEx>
          <w:tblCellMar>
            <w:bottom w:w="6" w:type="dxa"/>
            <w:right w:w="53" w:type="dxa"/>
          </w:tblCellMar>
        </w:tblPrEx>
        <w:trPr>
          <w:trHeight w:val="752"/>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5B694EFF" w14:textId="77777777" w:rsidR="00823210" w:rsidRPr="001E6FE9" w:rsidRDefault="00823210" w:rsidP="00694B49">
            <w:pPr>
              <w:spacing w:line="259" w:lineRule="auto"/>
              <w:ind w:left="2"/>
              <w:rPr>
                <w:rFonts w:ascii="Arial" w:hAnsi="Arial" w:cs="Arial"/>
                <w:sz w:val="22"/>
                <w:szCs w:val="22"/>
                <w:lang w:val="en-GB"/>
              </w:rPr>
            </w:pPr>
            <w:r>
              <w:rPr>
                <w:rFonts w:ascii="Arial" w:hAnsi="Arial" w:cs="Arial"/>
                <w:sz w:val="18"/>
                <w:szCs w:val="22"/>
                <w:lang w:val="en-GB"/>
              </w:rPr>
              <w:t xml:space="preserve">The </w:t>
            </w:r>
            <w:r w:rsidRPr="0057264D">
              <w:rPr>
                <w:rFonts w:ascii="Arial" w:hAnsi="Arial" w:cs="Arial"/>
                <w:sz w:val="18"/>
                <w:szCs w:val="22"/>
                <w:lang w:val="en-GB"/>
              </w:rPr>
              <w:t xml:space="preserve">Component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72087CA7" w14:textId="77777777" w:rsidR="00823210" w:rsidRPr="006515C4" w:rsidRDefault="00823210" w:rsidP="00694B49">
            <w:pPr>
              <w:spacing w:line="259" w:lineRule="auto"/>
              <w:ind w:left="2"/>
              <w:rPr>
                <w:rFonts w:ascii="Arial" w:hAnsi="Arial" w:cs="Arial"/>
                <w:sz w:val="22"/>
                <w:szCs w:val="22"/>
                <w:lang w:val="en-GB"/>
              </w:rPr>
            </w:pPr>
            <w:r w:rsidRPr="00513D48">
              <w:rPr>
                <w:rFonts w:ascii="Arial" w:hAnsi="Arial" w:cs="Arial"/>
                <w:b/>
                <w:sz w:val="18"/>
                <w:szCs w:val="22"/>
                <w:lang w:val="en-GB"/>
              </w:rPr>
              <w:t>Aids to Navigation Assoc</w:t>
            </w:r>
            <w:r w:rsidRPr="003625E9">
              <w:rPr>
                <w:rFonts w:ascii="Arial" w:hAnsi="Arial" w:cs="Arial"/>
                <w:b/>
                <w:sz w:val="18"/>
                <w:szCs w:val="22"/>
                <w:lang w:val="en-GB"/>
              </w:rPr>
              <w:t>iation</w:t>
            </w:r>
            <w:r w:rsidRPr="003625E9">
              <w:rPr>
                <w:rFonts w:ascii="Arial" w:hAnsi="Arial" w:cs="Arial"/>
                <w:sz w:val="18"/>
                <w:szCs w:val="22"/>
                <w:lang w:val="en-GB"/>
              </w:rPr>
              <w:t xml:space="preserve"> (see clause </w:t>
            </w:r>
            <w:r>
              <w:rPr>
                <w:rFonts w:ascii="Arial" w:hAnsi="Arial" w:cs="Arial"/>
                <w:sz w:val="18"/>
                <w:szCs w:val="22"/>
                <w:lang w:val="en-GB"/>
              </w:rPr>
              <w:fldChar w:fldCharType="begin"/>
            </w:r>
            <w:r>
              <w:rPr>
                <w:rFonts w:ascii="Arial" w:hAnsi="Arial" w:cs="Arial"/>
                <w:sz w:val="18"/>
                <w:szCs w:val="22"/>
                <w:lang w:val="en-GB"/>
              </w:rPr>
              <w:instrText xml:space="preserve"> REF _Ref172534902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25.2</w:t>
            </w:r>
            <w:r>
              <w:rPr>
                <w:rFonts w:ascii="Arial" w:hAnsi="Arial" w:cs="Arial"/>
                <w:sz w:val="18"/>
                <w:szCs w:val="22"/>
                <w:lang w:val="en-GB"/>
              </w:rPr>
              <w:fldChar w:fldCharType="end"/>
            </w:r>
            <w:r w:rsidRPr="003625E9">
              <w:rPr>
                <w:rFonts w:ascii="Arial" w:hAnsi="Arial" w:cs="Arial"/>
                <w:sz w:val="18"/>
                <w:szCs w:val="22"/>
                <w:lang w:val="en-GB"/>
              </w:rPr>
              <w:t>)</w:t>
            </w:r>
            <w:r w:rsidRPr="006807FD">
              <w:rPr>
                <w:rFonts w:ascii="Arial" w:hAnsi="Arial" w:cs="Arial"/>
                <w:b/>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4AA301B6" w14:textId="77777777" w:rsidR="00823210" w:rsidRPr="003B3BE9" w:rsidRDefault="00823210" w:rsidP="00694B49">
            <w:pPr>
              <w:spacing w:line="259" w:lineRule="auto"/>
              <w:ind w:left="2"/>
              <w:rPr>
                <w:rFonts w:ascii="Arial" w:hAnsi="Arial" w:cs="Arial"/>
                <w:sz w:val="22"/>
                <w:szCs w:val="22"/>
                <w:lang w:val="en-GB"/>
              </w:rPr>
            </w:pPr>
            <w:r w:rsidRPr="007B7F2B">
              <w:rPr>
                <w:rFonts w:ascii="Arial" w:hAnsi="Arial" w:cs="Arial"/>
                <w:b/>
                <w:sz w:val="18"/>
                <w:szCs w:val="22"/>
                <w:lang w:val="en-GB"/>
              </w:rPr>
              <w:t>Fairway System</w:t>
            </w:r>
            <w:r w:rsidRPr="00561E3F">
              <w:rPr>
                <w:rFonts w:ascii="Arial" w:hAnsi="Arial" w:cs="Arial"/>
                <w:sz w:val="18"/>
                <w:szCs w:val="22"/>
                <w:lang w:val="en-GB"/>
              </w:rPr>
              <w:t xml:space="preserve">, </w:t>
            </w:r>
            <w:r w:rsidRPr="00561E3F">
              <w:rPr>
                <w:rFonts w:ascii="Arial" w:hAnsi="Arial" w:cs="Arial"/>
                <w:b/>
                <w:sz w:val="18"/>
                <w:szCs w:val="22"/>
                <w:lang w:val="en-GB"/>
              </w:rPr>
              <w:t xml:space="preserve">Traffic </w:t>
            </w:r>
          </w:p>
          <w:p w14:paraId="6A85844C" w14:textId="77777777" w:rsidR="00823210" w:rsidRPr="00C54ABA" w:rsidRDefault="00823210" w:rsidP="00694B49">
            <w:pPr>
              <w:spacing w:line="259" w:lineRule="auto"/>
              <w:ind w:left="2"/>
              <w:rPr>
                <w:rFonts w:ascii="Arial" w:hAnsi="Arial" w:cs="Arial"/>
                <w:sz w:val="22"/>
                <w:szCs w:val="22"/>
                <w:lang w:val="en-GB"/>
              </w:rPr>
            </w:pPr>
            <w:r w:rsidRPr="003B3BE9">
              <w:rPr>
                <w:rFonts w:ascii="Arial" w:hAnsi="Arial" w:cs="Arial"/>
                <w:b/>
                <w:sz w:val="18"/>
                <w:szCs w:val="22"/>
                <w:lang w:val="en-GB"/>
              </w:rPr>
              <w:t>Separation Scheme</w:t>
            </w:r>
            <w:r w:rsidRPr="004253C0">
              <w:rPr>
                <w:rFonts w:ascii="Arial" w:hAnsi="Arial" w:cs="Arial"/>
                <w:sz w:val="18"/>
                <w:szCs w:val="22"/>
                <w:lang w:val="en-GB"/>
              </w:rPr>
              <w:t xml:space="preserve">, </w:t>
            </w:r>
            <w:proofErr w:type="spellStart"/>
            <w:r w:rsidRPr="004253C0">
              <w:rPr>
                <w:rFonts w:ascii="Arial" w:hAnsi="Arial" w:cs="Arial"/>
                <w:b/>
                <w:sz w:val="18"/>
                <w:szCs w:val="22"/>
                <w:lang w:val="en-GB"/>
              </w:rPr>
              <w:t>TwoWay</w:t>
            </w:r>
            <w:proofErr w:type="spellEnd"/>
            <w:r w:rsidRPr="004253C0">
              <w:rPr>
                <w:rFonts w:ascii="Arial" w:hAnsi="Arial" w:cs="Arial"/>
                <w:b/>
                <w:sz w:val="18"/>
                <w:szCs w:val="22"/>
                <w:lang w:val="en-GB"/>
              </w:rPr>
              <w:t xml:space="preserve"> Route </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1F314801" w14:textId="77777777" w:rsidR="00823210" w:rsidRPr="0057264D" w:rsidRDefault="00823210" w:rsidP="00694B49">
            <w:pPr>
              <w:spacing w:line="259" w:lineRule="auto"/>
              <w:rPr>
                <w:rFonts w:ascii="Arial" w:hAnsi="Arial" w:cs="Arial"/>
                <w:sz w:val="22"/>
                <w:szCs w:val="22"/>
                <w:lang w:val="en-GB"/>
              </w:rPr>
            </w:pPr>
            <w:r w:rsidRPr="00C54ABA">
              <w:rPr>
                <w:rFonts w:ascii="Arial" w:hAnsi="Arial" w:cs="Arial"/>
                <w:sz w:val="18"/>
                <w:szCs w:val="22"/>
                <w:lang w:val="en-GB"/>
              </w:rPr>
              <w:t xml:space="preserve">Association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40A41386"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0,</w:t>
            </w:r>
            <w:r>
              <w:rPr>
                <w:rFonts w:ascii="Arial" w:hAnsi="Arial" w:cs="Arial"/>
                <w:sz w:val="18"/>
                <w:szCs w:val="22"/>
                <w:lang w:val="en-GB"/>
              </w:rPr>
              <w:t>*</w:t>
            </w:r>
          </w:p>
        </w:tc>
      </w:tr>
      <w:tr w:rsidR="00823210" w:rsidRPr="0057264D" w14:paraId="61866FD5" w14:textId="77777777" w:rsidTr="00694B49">
        <w:tblPrEx>
          <w:tblCellMar>
            <w:bottom w:w="6" w:type="dxa"/>
            <w:right w:w="53" w:type="dxa"/>
          </w:tblCellMar>
        </w:tblPrEx>
        <w:trPr>
          <w:trHeight w:val="545"/>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674857E0" w14:textId="77777777" w:rsidR="00823210" w:rsidRPr="001E6FE9" w:rsidRDefault="00823210" w:rsidP="00694B49">
            <w:pPr>
              <w:spacing w:line="259" w:lineRule="auto"/>
              <w:ind w:left="2"/>
              <w:rPr>
                <w:rFonts w:ascii="Arial" w:hAnsi="Arial" w:cs="Arial"/>
                <w:sz w:val="22"/>
                <w:szCs w:val="22"/>
                <w:lang w:val="en-GB"/>
              </w:rPr>
            </w:pPr>
            <w:r>
              <w:rPr>
                <w:rFonts w:ascii="Arial" w:hAnsi="Arial" w:cs="Arial"/>
                <w:sz w:val="18"/>
                <w:szCs w:val="22"/>
                <w:lang w:val="en-GB"/>
              </w:rPr>
              <w:t>The Updated Object</w:t>
            </w:r>
            <w:r w:rsidRPr="0057264D">
              <w:rPr>
                <w:rFonts w:ascii="Arial" w:hAnsi="Arial" w:cs="Arial"/>
                <w:sz w:val="18"/>
                <w:szCs w:val="22"/>
                <w:lang w:val="en-GB"/>
              </w:rPr>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5D602CBA" w14:textId="77777777" w:rsidR="00823210" w:rsidRPr="003625E9" w:rsidRDefault="00823210" w:rsidP="00694B49">
            <w:pPr>
              <w:spacing w:line="259" w:lineRule="auto"/>
              <w:ind w:left="2"/>
              <w:rPr>
                <w:rFonts w:ascii="Arial" w:hAnsi="Arial" w:cs="Arial"/>
                <w:sz w:val="22"/>
                <w:szCs w:val="22"/>
                <w:lang w:val="en-GB"/>
              </w:rPr>
            </w:pPr>
            <w:r w:rsidRPr="00513D48">
              <w:rPr>
                <w:rFonts w:ascii="Arial" w:hAnsi="Arial" w:cs="Arial"/>
                <w:b/>
                <w:sz w:val="18"/>
                <w:szCs w:val="22"/>
                <w:lang w:val="en-GB"/>
              </w:rPr>
              <w:t>Updated Information</w:t>
            </w:r>
            <w:r w:rsidRPr="003625E9">
              <w:rPr>
                <w:rFonts w:ascii="Arial" w:hAnsi="Arial" w:cs="Arial"/>
                <w:sz w:val="18"/>
                <w:szCs w:val="22"/>
                <w:lang w:val="en-GB"/>
              </w:rPr>
              <w:t xml:space="preserve"> (see clause </w:t>
            </w:r>
          </w:p>
          <w:p w14:paraId="4DA0BB2E" w14:textId="77777777" w:rsidR="00823210" w:rsidRPr="006515C4" w:rsidRDefault="00823210" w:rsidP="00694B49">
            <w:pPr>
              <w:spacing w:line="259" w:lineRule="auto"/>
              <w:ind w:left="2"/>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_Ref172550509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25.16</w:t>
            </w:r>
            <w:r>
              <w:rPr>
                <w:rFonts w:ascii="Arial" w:hAnsi="Arial" w:cs="Arial"/>
                <w:sz w:val="18"/>
                <w:szCs w:val="22"/>
                <w:lang w:val="en-GB"/>
              </w:rPr>
              <w:fldChar w:fldCharType="end"/>
            </w:r>
            <w:r w:rsidRPr="006807FD">
              <w:rPr>
                <w:rFonts w:ascii="Arial" w:hAnsi="Arial" w:cs="Arial"/>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2A39A4DC" w14:textId="77777777" w:rsidR="00823210" w:rsidRPr="00561E3F" w:rsidRDefault="00823210" w:rsidP="00694B49">
            <w:pPr>
              <w:spacing w:line="259" w:lineRule="auto"/>
              <w:ind w:left="2"/>
              <w:rPr>
                <w:rFonts w:ascii="Arial" w:hAnsi="Arial" w:cs="Arial"/>
                <w:sz w:val="22"/>
                <w:szCs w:val="22"/>
                <w:lang w:val="en-GB"/>
              </w:rPr>
            </w:pPr>
            <w:r w:rsidRPr="007B7F2B">
              <w:rPr>
                <w:rFonts w:ascii="Arial" w:hAnsi="Arial" w:cs="Arial"/>
                <w:b/>
                <w:sz w:val="18"/>
                <w:szCs w:val="22"/>
                <w:lang w:val="en-GB"/>
              </w:rPr>
              <w:t xml:space="preserve">Update Information </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00765AE7" w14:textId="77777777" w:rsidR="00823210" w:rsidRPr="003B3BE9" w:rsidRDefault="00823210" w:rsidP="00694B49">
            <w:pPr>
              <w:spacing w:line="259" w:lineRule="auto"/>
              <w:rPr>
                <w:rFonts w:ascii="Arial" w:hAnsi="Arial" w:cs="Arial"/>
                <w:sz w:val="22"/>
                <w:szCs w:val="22"/>
                <w:lang w:val="en-GB"/>
              </w:rPr>
            </w:pPr>
            <w:r w:rsidRPr="00561E3F">
              <w:rPr>
                <w:rFonts w:ascii="Arial" w:hAnsi="Arial" w:cs="Arial"/>
                <w:sz w:val="18"/>
                <w:szCs w:val="22"/>
                <w:lang w:val="en-GB"/>
              </w:rPr>
              <w:t xml:space="preserve">Association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5789EE43" w14:textId="77777777" w:rsidR="00823210" w:rsidRPr="004253C0" w:rsidRDefault="00823210" w:rsidP="00694B49">
            <w:pPr>
              <w:spacing w:line="259" w:lineRule="auto"/>
              <w:rPr>
                <w:rFonts w:ascii="Arial" w:hAnsi="Arial" w:cs="Arial"/>
                <w:sz w:val="22"/>
                <w:szCs w:val="22"/>
                <w:lang w:val="en-GB"/>
              </w:rPr>
            </w:pPr>
            <w:r w:rsidRPr="003B3BE9">
              <w:rPr>
                <w:rFonts w:ascii="Arial" w:hAnsi="Arial" w:cs="Arial"/>
                <w:sz w:val="18"/>
                <w:szCs w:val="22"/>
                <w:lang w:val="en-GB"/>
              </w:rPr>
              <w:t>0,</w:t>
            </w:r>
            <w:r>
              <w:rPr>
                <w:rFonts w:ascii="Arial" w:hAnsi="Arial" w:cs="Arial"/>
                <w:sz w:val="18"/>
                <w:szCs w:val="22"/>
                <w:lang w:val="en-GB"/>
              </w:rPr>
              <w:t>*</w:t>
            </w:r>
          </w:p>
        </w:tc>
      </w:tr>
      <w:tr w:rsidR="00823210" w:rsidRPr="0057264D" w14:paraId="17F47057" w14:textId="77777777" w:rsidTr="00694B49">
        <w:tblPrEx>
          <w:tblCellMar>
            <w:bottom w:w="6" w:type="dxa"/>
            <w:right w:w="53" w:type="dxa"/>
          </w:tblCellMar>
        </w:tblPrEx>
        <w:trPr>
          <w:trHeight w:val="545"/>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7D7D2E78" w14:textId="77777777" w:rsidR="00823210" w:rsidRPr="0057264D" w:rsidDel="0052109C" w:rsidRDefault="00823210" w:rsidP="00694B49">
            <w:pPr>
              <w:spacing w:line="259" w:lineRule="auto"/>
              <w:ind w:left="2"/>
              <w:rPr>
                <w:rFonts w:ascii="Arial" w:hAnsi="Arial" w:cs="Arial"/>
                <w:sz w:val="18"/>
                <w:szCs w:val="22"/>
                <w:lang w:val="en-GB"/>
              </w:rPr>
            </w:pPr>
            <w:r>
              <w:rPr>
                <w:rFonts w:ascii="Arial" w:hAnsi="Arial" w:cs="Arial"/>
                <w:sz w:val="18"/>
                <w:szCs w:val="18"/>
                <w:lang w:val="en-GB"/>
              </w:rPr>
              <w:t xml:space="preserve">The </w:t>
            </w:r>
            <w:r w:rsidRPr="00B63849">
              <w:rPr>
                <w:rFonts w:ascii="Arial" w:hAnsi="Arial" w:cs="Arial"/>
                <w:sz w:val="18"/>
                <w:szCs w:val="18"/>
                <w:lang w:val="en-GB"/>
              </w:rPr>
              <w:t>Position</w:t>
            </w:r>
            <w:r>
              <w:rPr>
                <w:rFonts w:ascii="Arial" w:hAnsi="Arial" w:cs="Arial"/>
                <w:sz w:val="18"/>
                <w:szCs w:val="18"/>
                <w:lang w:val="en-GB"/>
              </w:rPr>
              <w:t xml:space="preserve"> Provider</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466CA79B" w14:textId="77777777" w:rsidR="00823210" w:rsidRPr="00513D48" w:rsidRDefault="00823210" w:rsidP="00694B49">
            <w:pPr>
              <w:spacing w:line="259" w:lineRule="auto"/>
              <w:ind w:left="2"/>
              <w:rPr>
                <w:rFonts w:ascii="Arial" w:hAnsi="Arial" w:cs="Arial"/>
                <w:b/>
                <w:sz w:val="18"/>
                <w:szCs w:val="22"/>
                <w:lang w:val="en-GB"/>
              </w:rPr>
            </w:pPr>
            <w:r w:rsidRPr="00B63849">
              <w:rPr>
                <w:rFonts w:ascii="Arial" w:hAnsi="Arial" w:cs="Arial"/>
                <w:b/>
                <w:sz w:val="18"/>
                <w:szCs w:val="18"/>
                <w:lang w:val="en-GB"/>
              </w:rPr>
              <w:t>Text Association</w:t>
            </w:r>
            <w:r w:rsidRPr="00B63849">
              <w:rPr>
                <w:rFonts w:ascii="Arial" w:hAnsi="Arial" w:cs="Arial"/>
                <w:bCs/>
                <w:sz w:val="18"/>
                <w:szCs w:val="18"/>
                <w:lang w:val="en-GB"/>
              </w:rPr>
              <w:t xml:space="preserve"> (see clause </w:t>
            </w:r>
            <w:r>
              <w:rPr>
                <w:rFonts w:ascii="Arial" w:hAnsi="Arial" w:cs="Arial"/>
                <w:bCs/>
                <w:sz w:val="18"/>
                <w:szCs w:val="18"/>
                <w:lang w:val="en-GB"/>
              </w:rPr>
              <w:fldChar w:fldCharType="begin"/>
            </w:r>
            <w:r>
              <w:rPr>
                <w:rFonts w:ascii="Arial" w:hAnsi="Arial" w:cs="Arial"/>
                <w:bCs/>
                <w:sz w:val="18"/>
                <w:szCs w:val="18"/>
                <w:lang w:val="en-GB"/>
              </w:rPr>
              <w:instrText xml:space="preserve"> REF _Ref172550683 \r \h </w:instrText>
            </w:r>
            <w:r>
              <w:rPr>
                <w:rFonts w:ascii="Arial" w:hAnsi="Arial" w:cs="Arial"/>
                <w:bCs/>
                <w:sz w:val="18"/>
                <w:szCs w:val="18"/>
                <w:lang w:val="en-GB"/>
              </w:rPr>
            </w:r>
            <w:r>
              <w:rPr>
                <w:rFonts w:ascii="Arial" w:hAnsi="Arial" w:cs="Arial"/>
                <w:bCs/>
                <w:sz w:val="18"/>
                <w:szCs w:val="18"/>
                <w:lang w:val="en-GB"/>
              </w:rPr>
              <w:fldChar w:fldCharType="separate"/>
            </w:r>
            <w:r>
              <w:rPr>
                <w:rFonts w:ascii="Arial" w:hAnsi="Arial" w:cs="Arial"/>
                <w:bCs/>
                <w:sz w:val="18"/>
                <w:szCs w:val="18"/>
                <w:lang w:val="en-GB"/>
              </w:rPr>
              <w:t>25.13</w:t>
            </w:r>
            <w:r>
              <w:rPr>
                <w:rFonts w:ascii="Arial" w:hAnsi="Arial" w:cs="Arial"/>
                <w:bCs/>
                <w:sz w:val="18"/>
                <w:szCs w:val="18"/>
                <w:lang w:val="en-GB"/>
              </w:rPr>
              <w:fldChar w:fldCharType="end"/>
            </w:r>
            <w:r w:rsidRPr="00B63849">
              <w:rPr>
                <w:rFonts w:ascii="Arial" w:hAnsi="Arial" w:cs="Arial"/>
                <w:bCs/>
                <w:sz w:val="18"/>
                <w:szCs w:val="18"/>
                <w:lang w:val="en-GB"/>
              </w:rPr>
              <w:t>).</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5166C272" w14:textId="77777777" w:rsidR="00823210" w:rsidRPr="007B7F2B" w:rsidRDefault="00823210" w:rsidP="00694B49">
            <w:pPr>
              <w:spacing w:line="259" w:lineRule="auto"/>
              <w:ind w:left="2"/>
              <w:rPr>
                <w:rFonts w:ascii="Arial" w:hAnsi="Arial" w:cs="Arial"/>
                <w:b/>
                <w:sz w:val="18"/>
                <w:szCs w:val="22"/>
                <w:lang w:val="en-GB"/>
              </w:rPr>
            </w:pPr>
            <w:r w:rsidRPr="00B63849">
              <w:rPr>
                <w:rFonts w:ascii="Arial" w:hAnsi="Arial" w:cs="Arial"/>
                <w:b/>
                <w:sz w:val="18"/>
                <w:szCs w:val="18"/>
                <w:lang w:val="en-GB"/>
              </w:rPr>
              <w:t>Text Placement</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6E3E60C9" w14:textId="77777777" w:rsidR="00823210" w:rsidRPr="00561E3F" w:rsidRDefault="00823210" w:rsidP="00694B49">
            <w:pPr>
              <w:spacing w:line="259" w:lineRule="auto"/>
              <w:rPr>
                <w:rFonts w:ascii="Arial" w:hAnsi="Arial" w:cs="Arial"/>
                <w:sz w:val="18"/>
                <w:szCs w:val="22"/>
                <w:lang w:val="en-GB"/>
              </w:rPr>
            </w:pPr>
            <w:r>
              <w:rPr>
                <w:rFonts w:ascii="Arial" w:hAnsi="Arial" w:cs="Arial"/>
                <w:sz w:val="18"/>
                <w:szCs w:val="18"/>
                <w:lang w:val="en-GB"/>
              </w:rPr>
              <w:t>Composition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6A13E2E6" w14:textId="77777777" w:rsidR="00823210" w:rsidRPr="003B3BE9" w:rsidRDefault="00823210" w:rsidP="00694B49">
            <w:pPr>
              <w:spacing w:line="259" w:lineRule="auto"/>
              <w:rPr>
                <w:rFonts w:ascii="Arial" w:hAnsi="Arial" w:cs="Arial"/>
                <w:sz w:val="18"/>
                <w:szCs w:val="22"/>
                <w:lang w:val="en-GB"/>
              </w:rPr>
            </w:pPr>
            <w:r w:rsidRPr="00B63849">
              <w:rPr>
                <w:rFonts w:ascii="Arial" w:hAnsi="Arial" w:cs="Arial"/>
                <w:sz w:val="18"/>
                <w:szCs w:val="18"/>
                <w:lang w:val="en-GB"/>
              </w:rPr>
              <w:t>0,</w:t>
            </w:r>
            <w:r>
              <w:rPr>
                <w:rFonts w:ascii="Arial" w:hAnsi="Arial" w:cs="Arial"/>
                <w:sz w:val="18"/>
                <w:szCs w:val="18"/>
                <w:lang w:val="en-GB"/>
              </w:rPr>
              <w:t>1</w:t>
            </w:r>
          </w:p>
        </w:tc>
      </w:tr>
      <w:tr w:rsidR="00823210" w:rsidRPr="0057264D" w14:paraId="64FC7471" w14:textId="77777777" w:rsidTr="00694B49">
        <w:tblPrEx>
          <w:tblCellMar>
            <w:bottom w:w="6" w:type="dxa"/>
            <w:right w:w="53" w:type="dxa"/>
          </w:tblCellMar>
        </w:tblPrEx>
        <w:trPr>
          <w:trHeight w:val="958"/>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17868AD5" w14:textId="77777777" w:rsidR="00823210" w:rsidRPr="003625E9" w:rsidRDefault="00823210" w:rsidP="00694B49">
            <w:pPr>
              <w:spacing w:line="259" w:lineRule="auto"/>
              <w:ind w:left="2"/>
              <w:rPr>
                <w:rFonts w:ascii="Arial" w:hAnsi="Arial" w:cs="Arial"/>
                <w:sz w:val="22"/>
                <w:szCs w:val="22"/>
                <w:lang w:val="en-GB"/>
              </w:rPr>
            </w:pP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1F88BCF6" w14:textId="77777777" w:rsidR="00823210" w:rsidRPr="006515C4" w:rsidRDefault="00823210" w:rsidP="00694B49">
            <w:pPr>
              <w:spacing w:line="259" w:lineRule="auto"/>
              <w:ind w:left="2"/>
              <w:rPr>
                <w:rFonts w:ascii="Arial" w:hAnsi="Arial" w:cs="Arial"/>
                <w:sz w:val="22"/>
                <w:szCs w:val="22"/>
                <w:lang w:val="en-GB"/>
              </w:rPr>
            </w:pPr>
            <w:r w:rsidRPr="003625E9">
              <w:rPr>
                <w:rFonts w:ascii="Arial" w:hAnsi="Arial" w:cs="Arial"/>
                <w:b/>
                <w:sz w:val="18"/>
                <w:szCs w:val="22"/>
                <w:lang w:val="en-GB"/>
              </w:rPr>
              <w:t>Additional Information</w:t>
            </w:r>
            <w:r w:rsidRPr="006807FD">
              <w:rPr>
                <w:rFonts w:ascii="Arial" w:hAnsi="Arial" w:cs="Arial"/>
                <w:sz w:val="18"/>
                <w:szCs w:val="22"/>
                <w:lang w:val="en-GB"/>
              </w:rPr>
              <w:t xml:space="preserve"> (see clause </w:t>
            </w:r>
          </w:p>
          <w:p w14:paraId="5BC5E9F4" w14:textId="77777777" w:rsidR="00823210" w:rsidRPr="00561E3F" w:rsidRDefault="00823210" w:rsidP="00694B49">
            <w:pPr>
              <w:spacing w:line="259" w:lineRule="auto"/>
              <w:ind w:left="2"/>
              <w:rPr>
                <w:rFonts w:ascii="Arial" w:hAnsi="Arial" w:cs="Arial"/>
                <w:sz w:val="22"/>
                <w:szCs w:val="22"/>
                <w:lang w:val="en-GB"/>
              </w:rPr>
            </w:pPr>
            <w:r>
              <w:rPr>
                <w:rFonts w:ascii="Arial" w:hAnsi="Arial" w:cs="Arial"/>
                <w:sz w:val="18"/>
                <w:szCs w:val="22"/>
                <w:lang w:val="en-GB"/>
              </w:rPr>
              <w:fldChar w:fldCharType="begin"/>
            </w:r>
            <w:r>
              <w:rPr>
                <w:rFonts w:ascii="Arial" w:hAnsi="Arial" w:cs="Arial"/>
                <w:sz w:val="18"/>
                <w:szCs w:val="22"/>
                <w:lang w:val="en-GB"/>
              </w:rPr>
              <w:instrText xml:space="preserve"> REF _Ref172550597 \r \h </w:instrText>
            </w:r>
            <w:r>
              <w:rPr>
                <w:rFonts w:ascii="Arial" w:hAnsi="Arial" w:cs="Arial"/>
                <w:sz w:val="18"/>
                <w:szCs w:val="22"/>
                <w:lang w:val="en-GB"/>
              </w:rPr>
            </w:r>
            <w:r>
              <w:rPr>
                <w:rFonts w:ascii="Arial" w:hAnsi="Arial" w:cs="Arial"/>
                <w:sz w:val="18"/>
                <w:szCs w:val="22"/>
                <w:lang w:val="en-GB"/>
              </w:rPr>
              <w:fldChar w:fldCharType="separate"/>
            </w:r>
            <w:r>
              <w:rPr>
                <w:rFonts w:ascii="Arial" w:hAnsi="Arial" w:cs="Arial"/>
                <w:sz w:val="18"/>
                <w:szCs w:val="22"/>
                <w:lang w:val="en-GB"/>
              </w:rPr>
              <w:t>25.1</w:t>
            </w:r>
            <w:r>
              <w:rPr>
                <w:rFonts w:ascii="Arial" w:hAnsi="Arial" w:cs="Arial"/>
                <w:sz w:val="18"/>
                <w:szCs w:val="22"/>
                <w:lang w:val="en-GB"/>
              </w:rPr>
              <w:fldChar w:fldCharType="end"/>
            </w:r>
            <w:r w:rsidRPr="007B7F2B">
              <w:rPr>
                <w:rFonts w:ascii="Arial" w:hAnsi="Arial" w:cs="Arial"/>
                <w:sz w:val="18"/>
                <w:szCs w:val="22"/>
                <w:lang w:val="en-GB"/>
              </w:rPr>
              <w:t>)</w:t>
            </w:r>
            <w:r w:rsidRPr="00561E3F">
              <w:rPr>
                <w:rFonts w:ascii="Arial" w:hAnsi="Arial" w:cs="Arial"/>
                <w:b/>
                <w:sz w:val="18"/>
                <w:szCs w:val="22"/>
                <w:lang w:val="en-GB"/>
              </w:rPr>
              <w:t xml:space="preserve"> </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52AD2582" w14:textId="77777777" w:rsidR="00823210" w:rsidRPr="00C54ABA" w:rsidRDefault="00823210" w:rsidP="00694B49">
            <w:pPr>
              <w:spacing w:after="2" w:line="239" w:lineRule="auto"/>
              <w:ind w:left="2"/>
              <w:rPr>
                <w:rFonts w:ascii="Arial" w:hAnsi="Arial" w:cs="Arial"/>
                <w:sz w:val="22"/>
                <w:szCs w:val="22"/>
                <w:lang w:val="en-GB"/>
              </w:rPr>
            </w:pPr>
            <w:r w:rsidRPr="003B3BE9">
              <w:rPr>
                <w:rFonts w:ascii="Arial" w:hAnsi="Arial" w:cs="Arial"/>
                <w:b/>
                <w:sz w:val="18"/>
                <w:szCs w:val="22"/>
                <w:lang w:val="en-GB"/>
              </w:rPr>
              <w:t>Contact Details</w:t>
            </w:r>
            <w:r w:rsidRPr="003B3BE9">
              <w:rPr>
                <w:rFonts w:ascii="Arial" w:hAnsi="Arial" w:cs="Arial"/>
                <w:sz w:val="18"/>
                <w:szCs w:val="22"/>
                <w:lang w:val="en-GB"/>
              </w:rPr>
              <w:t xml:space="preserve">, </w:t>
            </w:r>
            <w:proofErr w:type="spellStart"/>
            <w:r w:rsidRPr="004253C0">
              <w:rPr>
                <w:rFonts w:ascii="Arial" w:hAnsi="Arial" w:cs="Arial"/>
                <w:b/>
                <w:sz w:val="18"/>
                <w:szCs w:val="22"/>
                <w:lang w:val="en-GB"/>
              </w:rPr>
              <w:t>NonStandard</w:t>
            </w:r>
            <w:proofErr w:type="spellEnd"/>
            <w:r w:rsidRPr="004253C0">
              <w:rPr>
                <w:rFonts w:ascii="Arial" w:hAnsi="Arial" w:cs="Arial"/>
                <w:b/>
                <w:sz w:val="18"/>
                <w:szCs w:val="22"/>
                <w:lang w:val="en-GB"/>
              </w:rPr>
              <w:t xml:space="preserve"> Working Day</w:t>
            </w:r>
            <w:r w:rsidRPr="004253C0">
              <w:rPr>
                <w:rFonts w:ascii="Arial" w:hAnsi="Arial" w:cs="Arial"/>
                <w:sz w:val="18"/>
                <w:szCs w:val="22"/>
                <w:lang w:val="en-GB"/>
              </w:rPr>
              <w:t xml:space="preserve">, </w:t>
            </w:r>
          </w:p>
          <w:p w14:paraId="5784CD55" w14:textId="77777777" w:rsidR="00823210" w:rsidRPr="0057264D" w:rsidRDefault="00823210" w:rsidP="00694B49">
            <w:pPr>
              <w:spacing w:line="259" w:lineRule="auto"/>
              <w:ind w:left="2"/>
              <w:rPr>
                <w:rFonts w:ascii="Arial" w:hAnsi="Arial" w:cs="Arial"/>
                <w:sz w:val="22"/>
                <w:szCs w:val="22"/>
                <w:lang w:val="en-GB"/>
              </w:rPr>
            </w:pPr>
            <w:r w:rsidRPr="00C54ABA">
              <w:rPr>
                <w:rFonts w:ascii="Arial" w:hAnsi="Arial" w:cs="Arial"/>
                <w:b/>
                <w:sz w:val="18"/>
                <w:szCs w:val="22"/>
                <w:lang w:val="en-GB"/>
              </w:rPr>
              <w:t>Service Hours</w:t>
            </w:r>
            <w:r w:rsidRPr="0057264D">
              <w:rPr>
                <w:rFonts w:ascii="Arial" w:hAnsi="Arial" w:cs="Arial"/>
                <w:sz w:val="18"/>
                <w:szCs w:val="22"/>
                <w:lang w:val="en-GB"/>
              </w:rPr>
              <w:t xml:space="preserve">, </w:t>
            </w:r>
            <w:r w:rsidRPr="0057264D">
              <w:rPr>
                <w:rFonts w:ascii="Arial" w:hAnsi="Arial" w:cs="Arial"/>
                <w:b/>
                <w:sz w:val="18"/>
                <w:szCs w:val="22"/>
                <w:lang w:val="en-GB"/>
              </w:rPr>
              <w:t xml:space="preserve">Nautical </w:t>
            </w:r>
          </w:p>
          <w:p w14:paraId="1CC61F4E" w14:textId="77777777" w:rsidR="00823210" w:rsidRPr="0057264D" w:rsidRDefault="00823210" w:rsidP="00694B49">
            <w:pPr>
              <w:spacing w:line="259" w:lineRule="auto"/>
              <w:ind w:left="2"/>
              <w:rPr>
                <w:rFonts w:ascii="Arial" w:hAnsi="Arial" w:cs="Arial"/>
                <w:sz w:val="22"/>
                <w:szCs w:val="22"/>
                <w:lang w:val="en-GB"/>
              </w:rPr>
            </w:pPr>
            <w:r w:rsidRPr="0057264D">
              <w:rPr>
                <w:rFonts w:ascii="Arial" w:hAnsi="Arial" w:cs="Arial"/>
                <w:b/>
                <w:sz w:val="18"/>
                <w:szCs w:val="22"/>
                <w:lang w:val="en-GB"/>
              </w:rPr>
              <w:t xml:space="preserve">Information </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77ABBC9D"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 xml:space="preserve">Association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126FC59B" w14:textId="77777777" w:rsidR="00823210" w:rsidRPr="0057264D" w:rsidRDefault="00823210" w:rsidP="00694B49">
            <w:pPr>
              <w:spacing w:line="259" w:lineRule="auto"/>
              <w:rPr>
                <w:rFonts w:ascii="Arial" w:hAnsi="Arial" w:cs="Arial"/>
                <w:sz w:val="22"/>
                <w:szCs w:val="22"/>
                <w:lang w:val="en-GB"/>
              </w:rPr>
            </w:pPr>
            <w:r w:rsidRPr="0057264D">
              <w:rPr>
                <w:rFonts w:ascii="Arial" w:hAnsi="Arial" w:cs="Arial"/>
                <w:sz w:val="18"/>
                <w:szCs w:val="22"/>
                <w:lang w:val="en-GB"/>
              </w:rPr>
              <w:t>0,</w:t>
            </w:r>
            <w:r>
              <w:rPr>
                <w:rFonts w:ascii="Arial" w:hAnsi="Arial" w:cs="Arial"/>
                <w:sz w:val="18"/>
                <w:szCs w:val="22"/>
                <w:lang w:val="en-GB"/>
              </w:rPr>
              <w:t>*</w:t>
            </w:r>
          </w:p>
        </w:tc>
      </w:tr>
      <w:tr w:rsidR="00823210" w:rsidRPr="0057264D" w14:paraId="60BC248F" w14:textId="77777777" w:rsidTr="00694B49">
        <w:tblPrEx>
          <w:tblCellMar>
            <w:bottom w:w="6" w:type="dxa"/>
            <w:right w:w="53" w:type="dxa"/>
          </w:tblCellMar>
        </w:tblPrEx>
        <w:trPr>
          <w:trHeight w:val="454"/>
        </w:trPr>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440C088A" w14:textId="77777777" w:rsidR="00823210" w:rsidRPr="0057264D" w:rsidDel="0052109C" w:rsidRDefault="00823210" w:rsidP="00694B49">
            <w:pPr>
              <w:spacing w:line="259" w:lineRule="auto"/>
              <w:ind w:left="2"/>
              <w:rPr>
                <w:rFonts w:ascii="Arial" w:hAnsi="Arial" w:cs="Arial"/>
                <w:sz w:val="18"/>
                <w:szCs w:val="22"/>
                <w:lang w:val="en-GB"/>
              </w:rPr>
            </w:pPr>
            <w:r>
              <w:rPr>
                <w:rFonts w:ascii="Arial" w:hAnsi="Arial" w:cs="Arial"/>
                <w:sz w:val="18"/>
                <w:szCs w:val="18"/>
                <w:lang w:val="en-GB"/>
              </w:rPr>
              <w:lastRenderedPageBreak/>
              <w:t xml:space="preserve">- </w:t>
            </w:r>
          </w:p>
        </w:tc>
        <w:tc>
          <w:tcPr>
            <w:tcW w:w="3142" w:type="dxa"/>
            <w:gridSpan w:val="3"/>
            <w:tcBorders>
              <w:top w:val="single" w:sz="4" w:space="0" w:color="000000"/>
              <w:left w:val="single" w:sz="4" w:space="0" w:color="000000"/>
              <w:bottom w:val="single" w:sz="4" w:space="0" w:color="000000"/>
              <w:right w:val="single" w:sz="4" w:space="0" w:color="000000"/>
            </w:tcBorders>
            <w:shd w:val="clear" w:color="auto" w:fill="auto"/>
          </w:tcPr>
          <w:p w14:paraId="1CB068C8" w14:textId="77777777" w:rsidR="00823210" w:rsidRPr="003625E9" w:rsidRDefault="00823210" w:rsidP="00694B49">
            <w:pPr>
              <w:spacing w:line="259" w:lineRule="auto"/>
              <w:ind w:left="2"/>
              <w:rPr>
                <w:rFonts w:ascii="Arial" w:hAnsi="Arial" w:cs="Arial"/>
                <w:b/>
                <w:sz w:val="18"/>
                <w:szCs w:val="22"/>
                <w:lang w:val="en-GB"/>
              </w:rPr>
            </w:pPr>
            <w:r>
              <w:rPr>
                <w:rFonts w:ascii="Arial" w:hAnsi="Arial" w:cs="Arial"/>
                <w:b/>
                <w:sz w:val="18"/>
                <w:szCs w:val="18"/>
                <w:lang w:val="en-GB"/>
              </w:rPr>
              <w:t>Spatial Association</w:t>
            </w:r>
            <w:r>
              <w:rPr>
                <w:rFonts w:ascii="Arial" w:hAnsi="Arial" w:cs="Arial"/>
                <w:bCs/>
                <w:sz w:val="18"/>
                <w:szCs w:val="18"/>
                <w:lang w:val="en-GB"/>
              </w:rPr>
              <w:t xml:space="preserve"> (see clause </w:t>
            </w:r>
            <w:r>
              <w:rPr>
                <w:rFonts w:ascii="Arial" w:hAnsi="Arial" w:cs="Arial"/>
                <w:bCs/>
                <w:sz w:val="18"/>
                <w:szCs w:val="18"/>
                <w:lang w:val="en-GB"/>
              </w:rPr>
              <w:fldChar w:fldCharType="begin"/>
            </w:r>
            <w:r>
              <w:rPr>
                <w:rFonts w:ascii="Arial" w:hAnsi="Arial" w:cs="Arial"/>
                <w:bCs/>
                <w:sz w:val="18"/>
                <w:szCs w:val="18"/>
                <w:lang w:val="en-GB"/>
              </w:rPr>
              <w:instrText xml:space="preserve"> REF _Ref172549928 \r \h </w:instrText>
            </w:r>
            <w:r>
              <w:rPr>
                <w:rFonts w:ascii="Arial" w:hAnsi="Arial" w:cs="Arial"/>
                <w:bCs/>
                <w:sz w:val="18"/>
                <w:szCs w:val="18"/>
                <w:lang w:val="en-GB"/>
              </w:rPr>
            </w:r>
            <w:r>
              <w:rPr>
                <w:rFonts w:ascii="Arial" w:hAnsi="Arial" w:cs="Arial"/>
                <w:bCs/>
                <w:sz w:val="18"/>
                <w:szCs w:val="18"/>
                <w:lang w:val="en-GB"/>
              </w:rPr>
              <w:fldChar w:fldCharType="separate"/>
            </w:r>
            <w:r>
              <w:rPr>
                <w:rFonts w:ascii="Arial" w:hAnsi="Arial" w:cs="Arial"/>
                <w:bCs/>
                <w:sz w:val="18"/>
                <w:szCs w:val="18"/>
                <w:lang w:val="en-GB"/>
              </w:rPr>
              <w:t>25.10</w:t>
            </w:r>
            <w:r>
              <w:rPr>
                <w:rFonts w:ascii="Arial" w:hAnsi="Arial" w:cs="Arial"/>
                <w:bCs/>
                <w:sz w:val="18"/>
                <w:szCs w:val="18"/>
                <w:lang w:val="en-GB"/>
              </w:rPr>
              <w:fldChar w:fldCharType="end"/>
            </w:r>
            <w:r>
              <w:rPr>
                <w:rFonts w:ascii="Arial" w:hAnsi="Arial" w:cs="Arial"/>
                <w:bCs/>
                <w:sz w:val="18"/>
                <w:szCs w:val="18"/>
                <w:lang w:val="en-GB"/>
              </w:rPr>
              <w:t>)</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auto"/>
          </w:tcPr>
          <w:p w14:paraId="36B0818C" w14:textId="77777777" w:rsidR="00823210" w:rsidRPr="003B3BE9" w:rsidRDefault="00823210" w:rsidP="00694B49">
            <w:pPr>
              <w:spacing w:after="2" w:line="239" w:lineRule="auto"/>
              <w:ind w:left="2"/>
              <w:rPr>
                <w:rFonts w:ascii="Arial" w:hAnsi="Arial" w:cs="Arial"/>
                <w:b/>
                <w:sz w:val="18"/>
                <w:szCs w:val="22"/>
                <w:lang w:val="en-GB"/>
              </w:rPr>
            </w:pPr>
            <w:r>
              <w:rPr>
                <w:rFonts w:ascii="Arial" w:hAnsi="Arial" w:cs="Arial"/>
                <w:b/>
                <w:bCs/>
                <w:sz w:val="18"/>
                <w:szCs w:val="18"/>
                <w:lang w:val="en-GB"/>
              </w:rPr>
              <w:t>Spatial Quality</w:t>
            </w:r>
          </w:p>
        </w:tc>
        <w:tc>
          <w:tcPr>
            <w:tcW w:w="1430" w:type="dxa"/>
            <w:gridSpan w:val="2"/>
            <w:tcBorders>
              <w:top w:val="single" w:sz="4" w:space="0" w:color="000000"/>
              <w:left w:val="single" w:sz="4" w:space="0" w:color="000000"/>
              <w:bottom w:val="single" w:sz="4" w:space="0" w:color="000000"/>
              <w:right w:val="single" w:sz="4" w:space="0" w:color="000000"/>
            </w:tcBorders>
            <w:shd w:val="clear" w:color="auto" w:fill="auto"/>
          </w:tcPr>
          <w:p w14:paraId="2C6696E0" w14:textId="77777777" w:rsidR="00823210" w:rsidRPr="0057264D" w:rsidRDefault="00823210" w:rsidP="00694B49">
            <w:pPr>
              <w:spacing w:line="259" w:lineRule="auto"/>
              <w:rPr>
                <w:rFonts w:ascii="Arial" w:hAnsi="Arial" w:cs="Arial"/>
                <w:sz w:val="18"/>
                <w:szCs w:val="22"/>
                <w:lang w:val="en-GB"/>
              </w:rPr>
            </w:pPr>
            <w:r w:rsidRPr="00B63849">
              <w:rPr>
                <w:rFonts w:ascii="Arial" w:hAnsi="Arial" w:cs="Arial"/>
                <w:sz w:val="18"/>
                <w:szCs w:val="18"/>
                <w:lang w:val="en-GB"/>
              </w:rPr>
              <w:t>Association</w:t>
            </w:r>
          </w:p>
        </w:tc>
        <w:tc>
          <w:tcPr>
            <w:tcW w:w="1385" w:type="dxa"/>
            <w:tcBorders>
              <w:top w:val="single" w:sz="4" w:space="0" w:color="000000"/>
              <w:left w:val="single" w:sz="4" w:space="0" w:color="000000"/>
              <w:bottom w:val="single" w:sz="4" w:space="0" w:color="000000"/>
              <w:right w:val="single" w:sz="4" w:space="0" w:color="000000"/>
            </w:tcBorders>
            <w:shd w:val="clear" w:color="auto" w:fill="auto"/>
          </w:tcPr>
          <w:p w14:paraId="76B6DFFF" w14:textId="77777777" w:rsidR="00823210" w:rsidRPr="0057264D" w:rsidRDefault="00823210" w:rsidP="00694B49">
            <w:pPr>
              <w:spacing w:line="259" w:lineRule="auto"/>
              <w:rPr>
                <w:rFonts w:ascii="Arial" w:hAnsi="Arial" w:cs="Arial"/>
                <w:sz w:val="18"/>
                <w:szCs w:val="22"/>
                <w:lang w:val="en-GB"/>
              </w:rPr>
            </w:pPr>
            <w:r>
              <w:rPr>
                <w:rFonts w:ascii="Arial" w:hAnsi="Arial" w:cs="Arial"/>
                <w:sz w:val="18"/>
                <w:szCs w:val="18"/>
                <w:lang w:val="en-GB"/>
              </w:rPr>
              <w:t>0,*</w:t>
            </w:r>
          </w:p>
        </w:tc>
      </w:tr>
      <w:tr w:rsidR="00823210" w:rsidRPr="00823210" w14:paraId="10C074EC" w14:textId="77777777" w:rsidTr="00694B49">
        <w:tblPrEx>
          <w:tblCellMar>
            <w:bottom w:w="6" w:type="dxa"/>
            <w:right w:w="53" w:type="dxa"/>
          </w:tblCellMar>
        </w:tblPrEx>
        <w:trPr>
          <w:trHeight w:val="2816"/>
        </w:trPr>
        <w:tc>
          <w:tcPr>
            <w:tcW w:w="10010" w:type="dxa"/>
            <w:gridSpan w:val="10"/>
            <w:tcBorders>
              <w:top w:val="single" w:sz="4" w:space="0" w:color="000000"/>
              <w:left w:val="single" w:sz="4" w:space="0" w:color="000000"/>
              <w:bottom w:val="single" w:sz="4" w:space="0" w:color="000000"/>
              <w:right w:val="single" w:sz="4" w:space="0" w:color="000000"/>
            </w:tcBorders>
            <w:shd w:val="clear" w:color="auto" w:fill="auto"/>
            <w:vAlign w:val="bottom"/>
          </w:tcPr>
          <w:p w14:paraId="2CD36395" w14:textId="77777777" w:rsidR="00823210" w:rsidRPr="00050DB7" w:rsidRDefault="00823210" w:rsidP="00694B49">
            <w:pPr>
              <w:spacing w:after="114" w:line="247" w:lineRule="auto"/>
              <w:ind w:left="2"/>
              <w:jc w:val="both"/>
              <w:rPr>
                <w:rFonts w:ascii="Arial" w:hAnsi="Arial" w:cs="Arial"/>
                <w:sz w:val="22"/>
                <w:szCs w:val="22"/>
                <w:lang w:val="en-GB"/>
              </w:rPr>
            </w:pPr>
            <w:r w:rsidRPr="00050DB7">
              <w:rPr>
                <w:rFonts w:ascii="Arial" w:hAnsi="Arial" w:cs="Arial"/>
                <w:sz w:val="22"/>
                <w:szCs w:val="22"/>
                <w:vertAlign w:val="superscript"/>
                <w:lang w:val="en-GB"/>
              </w:rPr>
              <w:t xml:space="preserve">†  </w:t>
            </w:r>
            <w:r w:rsidRPr="00050DB7">
              <w:rPr>
                <w:rFonts w:ascii="Arial" w:hAnsi="Arial" w:cs="Arial"/>
                <w:sz w:val="22"/>
                <w:szCs w:val="22"/>
                <w:lang w:val="en-GB"/>
              </w:rPr>
              <w:t xml:space="preserve">For each instance of </w:t>
            </w:r>
            <w:r w:rsidRPr="00050DB7">
              <w:rPr>
                <w:rFonts w:ascii="Arial" w:hAnsi="Arial" w:cs="Arial"/>
                <w:b/>
                <w:sz w:val="22"/>
                <w:szCs w:val="22"/>
                <w:lang w:val="en-GB"/>
              </w:rPr>
              <w:t>fixed date range</w:t>
            </w:r>
            <w:r w:rsidRPr="00050DB7">
              <w:rPr>
                <w:rFonts w:ascii="Arial" w:hAnsi="Arial" w:cs="Arial"/>
                <w:sz w:val="22"/>
                <w:szCs w:val="22"/>
                <w:lang w:val="en-GB"/>
              </w:rPr>
              <w:t xml:space="preserve">, at least one of the sub-attributes </w:t>
            </w:r>
            <w:r w:rsidRPr="00050DB7">
              <w:rPr>
                <w:rFonts w:ascii="Arial" w:hAnsi="Arial" w:cs="Arial"/>
                <w:b/>
                <w:sz w:val="22"/>
                <w:szCs w:val="22"/>
                <w:lang w:val="en-GB"/>
              </w:rPr>
              <w:t>date end</w:t>
            </w:r>
            <w:r w:rsidRPr="00050DB7">
              <w:rPr>
                <w:rFonts w:ascii="Arial" w:hAnsi="Arial" w:cs="Arial"/>
                <w:sz w:val="22"/>
                <w:szCs w:val="22"/>
                <w:lang w:val="en-GB"/>
              </w:rPr>
              <w:t xml:space="preserve"> or </w:t>
            </w:r>
            <w:r w:rsidRPr="00050DB7">
              <w:rPr>
                <w:rFonts w:ascii="Arial" w:hAnsi="Arial" w:cs="Arial"/>
                <w:b/>
                <w:sz w:val="22"/>
                <w:szCs w:val="22"/>
                <w:lang w:val="en-GB"/>
              </w:rPr>
              <w:t>date start</w:t>
            </w:r>
            <w:r w:rsidRPr="00050DB7">
              <w:rPr>
                <w:rFonts w:ascii="Arial" w:hAnsi="Arial" w:cs="Arial"/>
                <w:sz w:val="22"/>
                <w:szCs w:val="22"/>
                <w:lang w:val="en-GB"/>
              </w:rPr>
              <w:t xml:space="preserve"> must be populated. </w:t>
            </w:r>
          </w:p>
          <w:p w14:paraId="44A0189B" w14:textId="77777777" w:rsidR="00823210" w:rsidRPr="00050DB7" w:rsidRDefault="00823210" w:rsidP="00694B49">
            <w:pPr>
              <w:spacing w:line="241" w:lineRule="auto"/>
              <w:ind w:left="2"/>
              <w:jc w:val="both"/>
              <w:rPr>
                <w:rFonts w:ascii="Arial" w:hAnsi="Arial" w:cs="Arial"/>
                <w:sz w:val="22"/>
                <w:szCs w:val="22"/>
                <w:lang w:val="en-GB"/>
              </w:rPr>
            </w:pPr>
            <w:r w:rsidRPr="00050DB7">
              <w:rPr>
                <w:rFonts w:ascii="Arial" w:hAnsi="Arial" w:cs="Arial"/>
                <w:sz w:val="22"/>
                <w:szCs w:val="22"/>
                <w:lang w:val="en-GB"/>
              </w:rPr>
              <w:t xml:space="preserve">  The sub-attribute </w:t>
            </w:r>
            <w:r w:rsidRPr="00050DB7">
              <w:rPr>
                <w:rFonts w:ascii="Arial" w:hAnsi="Arial" w:cs="Arial"/>
                <w:b/>
                <w:sz w:val="22"/>
                <w:szCs w:val="22"/>
                <w:lang w:val="en-GB"/>
              </w:rPr>
              <w:t>vertical clearance value</w:t>
            </w:r>
            <w:r w:rsidRPr="00050DB7">
              <w:rPr>
                <w:rFonts w:ascii="Arial" w:hAnsi="Arial" w:cs="Arial"/>
                <w:sz w:val="22"/>
                <w:szCs w:val="22"/>
                <w:lang w:val="en-GB"/>
              </w:rPr>
              <w:t xml:space="preserve"> for the complex attribute </w:t>
            </w:r>
            <w:r w:rsidRPr="00050DB7">
              <w:rPr>
                <w:rFonts w:ascii="Arial" w:hAnsi="Arial" w:cs="Arial"/>
                <w:b/>
                <w:sz w:val="22"/>
                <w:szCs w:val="22"/>
                <w:lang w:val="en-GB"/>
              </w:rPr>
              <w:t>vertical clearance open</w:t>
            </w:r>
            <w:r w:rsidRPr="00050DB7">
              <w:rPr>
                <w:rFonts w:ascii="Arial" w:hAnsi="Arial" w:cs="Arial"/>
                <w:sz w:val="22"/>
                <w:szCs w:val="22"/>
                <w:lang w:val="en-GB"/>
              </w:rPr>
              <w:t xml:space="preserve"> is mandatory if the sub-attribute </w:t>
            </w:r>
            <w:r w:rsidRPr="00050DB7">
              <w:rPr>
                <w:rFonts w:ascii="Arial" w:hAnsi="Arial" w:cs="Arial"/>
                <w:b/>
                <w:sz w:val="22"/>
                <w:szCs w:val="22"/>
                <w:lang w:val="en-GB"/>
              </w:rPr>
              <w:t>vertical clearance unlimited</w:t>
            </w:r>
            <w:r w:rsidRPr="00050DB7">
              <w:rPr>
                <w:rFonts w:ascii="Arial" w:hAnsi="Arial" w:cs="Arial"/>
                <w:sz w:val="22"/>
                <w:szCs w:val="22"/>
                <w:lang w:val="en-GB"/>
              </w:rPr>
              <w:t xml:space="preserve"> is set to </w:t>
            </w:r>
            <w:r w:rsidRPr="00050DB7">
              <w:rPr>
                <w:rFonts w:ascii="Arial" w:hAnsi="Arial" w:cs="Arial"/>
                <w:i/>
                <w:sz w:val="22"/>
                <w:szCs w:val="22"/>
                <w:lang w:val="en-GB"/>
              </w:rPr>
              <w:t>False</w:t>
            </w:r>
            <w:r w:rsidRPr="00050DB7">
              <w:rPr>
                <w:rFonts w:ascii="Arial" w:hAnsi="Arial" w:cs="Arial"/>
                <w:sz w:val="22"/>
                <w:szCs w:val="22"/>
                <w:lang w:val="en-GB"/>
              </w:rPr>
              <w:t xml:space="preserve">. </w:t>
            </w:r>
          </w:p>
          <w:p w14:paraId="4CDCC51B" w14:textId="278C7423" w:rsidR="00823210" w:rsidRDefault="00823210" w:rsidP="00694B49">
            <w:pPr>
              <w:spacing w:after="101" w:line="259" w:lineRule="auto"/>
              <w:ind w:left="2"/>
              <w:jc w:val="both"/>
              <w:rPr>
                <w:rFonts w:ascii="Arial" w:hAnsi="Arial" w:cs="Arial"/>
                <w:sz w:val="22"/>
                <w:szCs w:val="22"/>
                <w:lang w:val="en-GB"/>
              </w:rPr>
            </w:pPr>
            <w:r w:rsidRPr="00050DB7">
              <w:rPr>
                <w:rFonts w:ascii="Arial" w:hAnsi="Arial" w:cs="Arial"/>
                <w:sz w:val="22"/>
                <w:szCs w:val="22"/>
                <w:lang w:val="en-GB"/>
              </w:rPr>
              <w:t xml:space="preserve">  For each instance of </w:t>
            </w:r>
            <w:r w:rsidRPr="00050DB7">
              <w:rPr>
                <w:rFonts w:ascii="Arial" w:hAnsi="Arial" w:cs="Arial"/>
                <w:b/>
                <w:sz w:val="22"/>
                <w:szCs w:val="22"/>
                <w:lang w:val="en-GB"/>
              </w:rPr>
              <w:t>information</w:t>
            </w:r>
            <w:r w:rsidRPr="00050DB7">
              <w:rPr>
                <w:rFonts w:ascii="Arial" w:hAnsi="Arial" w:cs="Arial"/>
                <w:sz w:val="22"/>
                <w:szCs w:val="22"/>
                <w:lang w:val="en-GB"/>
              </w:rPr>
              <w:t xml:space="preserve">, at least one of the sub-attributes </w:t>
            </w:r>
            <w:r w:rsidRPr="00050DB7">
              <w:rPr>
                <w:rFonts w:ascii="Arial" w:hAnsi="Arial" w:cs="Arial"/>
                <w:b/>
                <w:sz w:val="22"/>
                <w:szCs w:val="22"/>
                <w:lang w:val="en-GB"/>
              </w:rPr>
              <w:t>file reference</w:t>
            </w:r>
            <w:r w:rsidRPr="00050DB7">
              <w:rPr>
                <w:rFonts w:ascii="Arial" w:hAnsi="Arial" w:cs="Arial"/>
                <w:sz w:val="22"/>
                <w:szCs w:val="22"/>
                <w:lang w:val="en-GB"/>
              </w:rPr>
              <w:t xml:space="preserve"> or </w:t>
            </w:r>
            <w:r w:rsidRPr="00050DB7">
              <w:rPr>
                <w:rFonts w:ascii="Arial" w:hAnsi="Arial" w:cs="Arial"/>
                <w:b/>
                <w:sz w:val="22"/>
                <w:szCs w:val="22"/>
                <w:lang w:val="en-GB"/>
              </w:rPr>
              <w:t>text</w:t>
            </w:r>
            <w:r w:rsidRPr="00050DB7">
              <w:rPr>
                <w:rFonts w:ascii="Arial" w:hAnsi="Arial" w:cs="Arial"/>
                <w:sz w:val="22"/>
                <w:szCs w:val="22"/>
                <w:lang w:val="en-GB"/>
              </w:rPr>
              <w:t xml:space="preserve"> must be populated. </w:t>
            </w:r>
          </w:p>
          <w:p w14:paraId="0882F63C" w14:textId="77777777" w:rsidR="00823210" w:rsidRPr="00050DB7" w:rsidRDefault="00823210" w:rsidP="00694B49">
            <w:pPr>
              <w:spacing w:after="101" w:line="259" w:lineRule="auto"/>
              <w:ind w:left="2"/>
              <w:jc w:val="both"/>
              <w:rPr>
                <w:rFonts w:ascii="Arial" w:hAnsi="Arial" w:cs="Arial"/>
                <w:sz w:val="22"/>
                <w:szCs w:val="22"/>
                <w:lang w:val="en-GB"/>
              </w:rPr>
            </w:pPr>
          </w:p>
          <w:p w14:paraId="426802FD" w14:textId="11B7B236" w:rsidR="00823210" w:rsidRPr="00823210" w:rsidRDefault="00823210" w:rsidP="00823210">
            <w:pPr>
              <w:pStyle w:val="Kop3"/>
              <w:numPr>
                <w:ilvl w:val="0"/>
                <w:numId w:val="0"/>
              </w:numPr>
              <w:jc w:val="both"/>
              <w:rPr>
                <w:sz w:val="24"/>
                <w:szCs w:val="24"/>
                <w:lang w:val="en-GB"/>
              </w:rPr>
            </w:pPr>
            <w:r w:rsidRPr="00823210">
              <w:rPr>
                <w:sz w:val="24"/>
                <w:szCs w:val="24"/>
                <w:lang w:val="en-GB"/>
              </w:rPr>
              <w:t xml:space="preserve">6.8.1 Span opening </w:t>
            </w:r>
          </w:p>
          <w:p w14:paraId="2B477549" w14:textId="77777777" w:rsidR="00823210" w:rsidRPr="00050DB7" w:rsidRDefault="00823210" w:rsidP="00694B49">
            <w:pPr>
              <w:spacing w:after="118" w:line="241" w:lineRule="auto"/>
              <w:ind w:left="2" w:right="56"/>
              <w:jc w:val="both"/>
              <w:rPr>
                <w:rFonts w:ascii="Arial" w:hAnsi="Arial" w:cs="Arial"/>
                <w:sz w:val="22"/>
                <w:szCs w:val="22"/>
                <w:lang w:val="en-GB"/>
              </w:rPr>
            </w:pPr>
            <w:r w:rsidRPr="00697F47">
              <w:rPr>
                <w:rFonts w:ascii="Arial" w:hAnsi="Arial" w:cs="Arial"/>
                <w:sz w:val="22"/>
                <w:szCs w:val="22"/>
                <w:lang w:val="en-GB"/>
              </w:rPr>
              <w:t xml:space="preserve">If it is required to encode the clearance characteristics (vertical or horizontal) for an opening part of a bridge between piers or supports, it must be done using the feature </w:t>
            </w:r>
            <w:r w:rsidRPr="005A7768">
              <w:rPr>
                <w:rFonts w:ascii="Arial" w:hAnsi="Arial" w:cs="Arial"/>
                <w:b/>
                <w:sz w:val="22"/>
                <w:szCs w:val="22"/>
                <w:lang w:val="en-GB"/>
              </w:rPr>
              <w:t>Span Opening</w:t>
            </w:r>
            <w:r w:rsidRPr="005A7768">
              <w:rPr>
                <w:rFonts w:ascii="Arial" w:hAnsi="Arial" w:cs="Arial"/>
                <w:sz w:val="22"/>
                <w:szCs w:val="22"/>
                <w:lang w:val="en-GB"/>
              </w:rPr>
              <w:t xml:space="preserve">, which must be associated with </w:t>
            </w:r>
            <w:r w:rsidRPr="002469A6">
              <w:rPr>
                <w:rFonts w:ascii="Arial" w:hAnsi="Arial" w:cs="Arial"/>
                <w:sz w:val="22"/>
                <w:szCs w:val="22"/>
                <w:lang w:val="en-GB"/>
              </w:rPr>
              <w:t xml:space="preserve">the feature </w:t>
            </w:r>
            <w:r w:rsidRPr="00AE63BF">
              <w:rPr>
                <w:rFonts w:ascii="Arial" w:hAnsi="Arial" w:cs="Arial"/>
                <w:b/>
                <w:sz w:val="22"/>
                <w:szCs w:val="22"/>
                <w:lang w:val="en-GB"/>
              </w:rPr>
              <w:t>Bridge</w:t>
            </w:r>
            <w:r w:rsidRPr="00AE63BF">
              <w:rPr>
                <w:rFonts w:ascii="Arial" w:hAnsi="Arial" w:cs="Arial"/>
                <w:sz w:val="22"/>
                <w:szCs w:val="22"/>
                <w:lang w:val="en-GB"/>
              </w:rPr>
              <w:t xml:space="preserve"> (see clause</w:t>
            </w:r>
            <w:r w:rsidRPr="00AE63BF">
              <w:rPr>
                <w:rFonts w:ascii="Arial" w:hAnsi="Arial" w:cs="Arial"/>
                <w:color w:val="FF99CC"/>
                <w:sz w:val="22"/>
                <w:szCs w:val="22"/>
                <w:lang w:val="en-GB"/>
              </w:rPr>
              <w:t xml:space="preserve"> </w:t>
            </w:r>
            <w:r w:rsidRPr="00050DB7">
              <w:rPr>
                <w:rFonts w:ascii="Arial" w:hAnsi="Arial" w:cs="Arial"/>
                <w:sz w:val="22"/>
                <w:szCs w:val="22"/>
                <w:lang w:val="en-GB"/>
              </w:rPr>
              <w:fldChar w:fldCharType="begin"/>
            </w:r>
            <w:r w:rsidRPr="00050DB7">
              <w:rPr>
                <w:rFonts w:ascii="Arial" w:hAnsi="Arial" w:cs="Arial"/>
                <w:color w:val="FF99CC"/>
                <w:sz w:val="22"/>
                <w:szCs w:val="22"/>
                <w:lang w:val="en-GB"/>
              </w:rPr>
              <w:instrText xml:space="preserve"> REF _Ref170819854 \r \h </w:instrText>
            </w:r>
            <w:r w:rsidRPr="00050DB7">
              <w:rPr>
                <w:rFonts w:ascii="Arial" w:hAnsi="Arial" w:cs="Arial"/>
                <w:sz w:val="22"/>
                <w:szCs w:val="22"/>
                <w:lang w:val="en-GB"/>
              </w:rPr>
              <w:instrText xml:space="preserve">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color w:val="FF99CC"/>
                <w:sz w:val="22"/>
                <w:szCs w:val="22"/>
                <w:lang w:val="en-GB"/>
              </w:rPr>
              <w:t>6.6</w:t>
            </w:r>
            <w:r w:rsidRPr="00050DB7">
              <w:rPr>
                <w:rFonts w:ascii="Arial" w:hAnsi="Arial" w:cs="Arial"/>
                <w:sz w:val="22"/>
                <w:szCs w:val="22"/>
                <w:lang w:val="en-GB"/>
              </w:rPr>
              <w:fldChar w:fldCharType="end"/>
            </w:r>
            <w:r w:rsidRPr="00050DB7">
              <w:rPr>
                <w:rFonts w:ascii="Arial" w:hAnsi="Arial" w:cs="Arial"/>
                <w:sz w:val="22"/>
                <w:szCs w:val="22"/>
                <w:lang w:val="en-GB"/>
              </w:rPr>
              <w:t xml:space="preserve">) using the association </w:t>
            </w:r>
            <w:r w:rsidRPr="00050DB7">
              <w:rPr>
                <w:rFonts w:ascii="Arial" w:hAnsi="Arial" w:cs="Arial"/>
                <w:b/>
                <w:sz w:val="22"/>
                <w:szCs w:val="22"/>
                <w:lang w:val="en-GB"/>
              </w:rPr>
              <w:t>Bridge Aggregation</w:t>
            </w:r>
            <w:r w:rsidRPr="00050DB7">
              <w:rPr>
                <w:rFonts w:ascii="Arial" w:hAnsi="Arial" w:cs="Arial"/>
                <w:sz w:val="22"/>
                <w:szCs w:val="22"/>
                <w:lang w:val="en-GB"/>
              </w:rPr>
              <w:t xml:space="preserve"> (see clause</w:t>
            </w:r>
            <w:r w:rsidRPr="00050DB7">
              <w:rPr>
                <w:rFonts w:ascii="Arial" w:hAnsi="Arial" w:cs="Arial"/>
                <w:color w:val="339966"/>
                <w:sz w:val="22"/>
                <w:szCs w:val="22"/>
                <w:lang w:val="en-GB"/>
              </w:rPr>
              <w:t xml:space="preserve"> </w:t>
            </w:r>
            <w:r w:rsidRPr="00050DB7">
              <w:rPr>
                <w:rFonts w:ascii="Arial" w:hAnsi="Arial" w:cs="Arial"/>
                <w:sz w:val="22"/>
                <w:szCs w:val="22"/>
                <w:lang w:val="en-GB"/>
              </w:rPr>
              <w:fldChar w:fldCharType="begin"/>
            </w:r>
            <w:r w:rsidRPr="00050DB7">
              <w:rPr>
                <w:rFonts w:ascii="Arial" w:hAnsi="Arial" w:cs="Arial"/>
                <w:color w:val="339966"/>
                <w:sz w:val="22"/>
                <w:szCs w:val="22"/>
                <w:lang w:val="en-GB"/>
              </w:rPr>
              <w:instrText xml:space="preserve"> REF _Ref172553161 \r \h </w:instrText>
            </w:r>
            <w:r w:rsidRPr="00050DB7">
              <w:rPr>
                <w:rFonts w:ascii="Arial" w:hAnsi="Arial" w:cs="Arial"/>
                <w:sz w:val="22"/>
                <w:szCs w:val="22"/>
                <w:lang w:val="en-GB"/>
              </w:rPr>
              <w:instrText xml:space="preserve">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color w:val="339966"/>
                <w:sz w:val="22"/>
                <w:szCs w:val="22"/>
                <w:lang w:val="en-GB"/>
              </w:rPr>
              <w:t>25.3</w:t>
            </w:r>
            <w:r w:rsidRPr="00050DB7">
              <w:rPr>
                <w:rFonts w:ascii="Arial" w:hAnsi="Arial" w:cs="Arial"/>
                <w:sz w:val="22"/>
                <w:szCs w:val="22"/>
                <w:lang w:val="en-GB"/>
              </w:rPr>
              <w:fldChar w:fldCharType="end"/>
            </w:r>
            <w:r w:rsidRPr="00050DB7">
              <w:rPr>
                <w:rFonts w:ascii="Arial" w:hAnsi="Arial" w:cs="Arial"/>
                <w:sz w:val="22"/>
                <w:szCs w:val="22"/>
                <w:lang w:val="en-GB"/>
              </w:rPr>
              <w:t>). See clause</w:t>
            </w:r>
            <w:r w:rsidRPr="00050DB7">
              <w:rPr>
                <w:rFonts w:ascii="Arial" w:hAnsi="Arial" w:cs="Arial"/>
                <w:color w:val="339966"/>
                <w:sz w:val="22"/>
                <w:szCs w:val="22"/>
                <w:lang w:val="en-GB"/>
              </w:rPr>
              <w:t xml:space="preserve"> </w:t>
            </w:r>
            <w:r w:rsidRPr="00050DB7">
              <w:rPr>
                <w:rFonts w:ascii="Arial" w:hAnsi="Arial" w:cs="Arial"/>
                <w:sz w:val="22"/>
                <w:szCs w:val="22"/>
                <w:lang w:val="en-GB"/>
              </w:rPr>
              <w:fldChar w:fldCharType="begin"/>
            </w:r>
            <w:r w:rsidRPr="00050DB7">
              <w:rPr>
                <w:rFonts w:ascii="Arial" w:hAnsi="Arial" w:cs="Arial"/>
                <w:color w:val="339966"/>
                <w:sz w:val="22"/>
                <w:szCs w:val="22"/>
                <w:lang w:val="en-GB"/>
              </w:rPr>
              <w:instrText xml:space="preserve"> REF _Ref170819854 \r \h </w:instrText>
            </w:r>
            <w:r w:rsidRPr="00050DB7">
              <w:rPr>
                <w:rFonts w:ascii="Arial" w:hAnsi="Arial" w:cs="Arial"/>
                <w:sz w:val="22"/>
                <w:szCs w:val="22"/>
                <w:lang w:val="en-GB"/>
              </w:rPr>
              <w:instrText xml:space="preserve">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color w:val="339966"/>
                <w:sz w:val="22"/>
                <w:szCs w:val="22"/>
                <w:lang w:val="en-GB"/>
              </w:rPr>
              <w:t>6.6</w:t>
            </w:r>
            <w:r w:rsidRPr="00050DB7">
              <w:rPr>
                <w:rFonts w:ascii="Arial" w:hAnsi="Arial" w:cs="Arial"/>
                <w:sz w:val="22"/>
                <w:szCs w:val="22"/>
                <w:lang w:val="en-GB"/>
              </w:rPr>
              <w:fldChar w:fldCharType="end"/>
            </w:r>
            <w:r w:rsidRPr="00050DB7">
              <w:rPr>
                <w:rFonts w:ascii="Arial" w:hAnsi="Arial" w:cs="Arial"/>
                <w:color w:val="339966"/>
                <w:sz w:val="22"/>
                <w:szCs w:val="22"/>
                <w:lang w:val="en-GB"/>
              </w:rPr>
              <w:t xml:space="preserve"> </w:t>
            </w:r>
            <w:r w:rsidRPr="00050DB7">
              <w:rPr>
                <w:rFonts w:ascii="Arial" w:hAnsi="Arial" w:cs="Arial"/>
                <w:sz w:val="22"/>
                <w:szCs w:val="22"/>
                <w:lang w:val="en-GB"/>
              </w:rPr>
              <w:t xml:space="preserve">for examples of </w:t>
            </w:r>
            <w:r w:rsidRPr="00050DB7">
              <w:rPr>
                <w:rFonts w:ascii="Arial" w:hAnsi="Arial" w:cs="Arial"/>
                <w:b/>
                <w:sz w:val="22"/>
                <w:szCs w:val="22"/>
                <w:lang w:val="en-GB"/>
              </w:rPr>
              <w:t>Span Opening</w:t>
            </w:r>
            <w:r w:rsidRPr="00050DB7">
              <w:rPr>
                <w:rFonts w:ascii="Arial" w:hAnsi="Arial" w:cs="Arial"/>
                <w:sz w:val="22"/>
                <w:szCs w:val="22"/>
                <w:lang w:val="en-GB"/>
              </w:rPr>
              <w:t xml:space="preserve"> features used in conjunction with </w:t>
            </w:r>
            <w:r w:rsidRPr="00050DB7">
              <w:rPr>
                <w:rFonts w:ascii="Arial" w:hAnsi="Arial" w:cs="Arial"/>
                <w:b/>
                <w:sz w:val="22"/>
                <w:szCs w:val="22"/>
                <w:lang w:val="en-GB"/>
              </w:rPr>
              <w:t>Bridge</w:t>
            </w:r>
            <w:r w:rsidRPr="00050DB7">
              <w:rPr>
                <w:rFonts w:ascii="Arial" w:hAnsi="Arial" w:cs="Arial"/>
                <w:sz w:val="22"/>
                <w:szCs w:val="22"/>
                <w:lang w:val="en-GB"/>
              </w:rPr>
              <w:t xml:space="preserve"> features. </w:t>
            </w:r>
          </w:p>
          <w:p w14:paraId="6F6B2F08" w14:textId="77777777" w:rsidR="00823210" w:rsidRPr="00050DB7" w:rsidRDefault="00823210" w:rsidP="00694B49">
            <w:pPr>
              <w:spacing w:line="259" w:lineRule="auto"/>
              <w:ind w:left="2" w:right="58"/>
              <w:jc w:val="both"/>
              <w:rPr>
                <w:rFonts w:ascii="Arial" w:hAnsi="Arial" w:cs="Arial"/>
                <w:bCs/>
                <w:sz w:val="22"/>
                <w:szCs w:val="22"/>
                <w:u w:val="single"/>
                <w:lang w:val="en-GB"/>
              </w:rPr>
            </w:pPr>
            <w:r w:rsidRPr="00050DB7">
              <w:rPr>
                <w:rFonts w:ascii="Arial" w:hAnsi="Arial" w:cs="Arial"/>
                <w:sz w:val="22"/>
                <w:szCs w:val="22"/>
                <w:lang w:val="en-GB"/>
              </w:rPr>
              <w:t>The value of the vertical clearance between (high) water l</w:t>
            </w:r>
            <w:r w:rsidRPr="001972DB">
              <w:rPr>
                <w:rFonts w:ascii="Arial" w:hAnsi="Arial" w:cs="Arial"/>
                <w:sz w:val="22"/>
                <w:szCs w:val="22"/>
                <w:lang w:val="en-GB"/>
              </w:rPr>
              <w:t>evel and any opening overhead obstruction must always be given, where known, on the largest optimum display scale IENC data intended for navigation under the overhead obstruction, and for det</w:t>
            </w:r>
            <w:r w:rsidRPr="00697F47">
              <w:rPr>
                <w:rFonts w:ascii="Arial" w:hAnsi="Arial" w:cs="Arial"/>
                <w:sz w:val="22"/>
                <w:szCs w:val="22"/>
                <w:lang w:val="en-GB"/>
              </w:rPr>
              <w:t xml:space="preserve">ailed passage planning. The datum above which clearances are given must be a high water level, preferably Highest Astronomical Tide (HAT), where the tide is appreciable. Clearances must be populated using the complex attributes </w:t>
            </w:r>
            <w:r w:rsidRPr="005A7768">
              <w:rPr>
                <w:rFonts w:ascii="Arial" w:hAnsi="Arial" w:cs="Arial"/>
                <w:b/>
                <w:sz w:val="22"/>
                <w:szCs w:val="22"/>
                <w:lang w:val="en-GB"/>
              </w:rPr>
              <w:t>vertical clearance closed</w:t>
            </w:r>
            <w:r w:rsidRPr="005A7768">
              <w:rPr>
                <w:rFonts w:ascii="Arial" w:hAnsi="Arial" w:cs="Arial"/>
                <w:sz w:val="22"/>
                <w:szCs w:val="22"/>
                <w:lang w:val="en-GB"/>
              </w:rPr>
              <w:t xml:space="preserve"> and </w:t>
            </w:r>
            <w:r w:rsidRPr="002469A6">
              <w:rPr>
                <w:rFonts w:ascii="Arial" w:hAnsi="Arial" w:cs="Arial"/>
                <w:b/>
                <w:sz w:val="22"/>
                <w:szCs w:val="22"/>
                <w:lang w:val="en-GB"/>
              </w:rPr>
              <w:t>vertical clearance open</w:t>
            </w:r>
            <w:r w:rsidRPr="00AE63BF">
              <w:rPr>
                <w:rFonts w:ascii="Arial" w:hAnsi="Arial" w:cs="Arial"/>
                <w:sz w:val="22"/>
                <w:szCs w:val="22"/>
                <w:lang w:val="en-GB"/>
              </w:rPr>
              <w:t xml:space="preserve"> for the span and sub-attributes populated relevant to the feature</w:t>
            </w:r>
            <w:r w:rsidRPr="00050DB7">
              <w:rPr>
                <w:rFonts w:ascii="Arial" w:hAnsi="Arial" w:cs="Arial"/>
                <w:bCs/>
                <w:sz w:val="22"/>
                <w:szCs w:val="22"/>
                <w:lang w:val="en-GB"/>
              </w:rPr>
              <w:t xml:space="preserve">. </w:t>
            </w:r>
            <w:r w:rsidRPr="00050DB7">
              <w:rPr>
                <w:rFonts w:ascii="Arial" w:hAnsi="Arial" w:cs="Arial"/>
                <w:bCs/>
                <w:sz w:val="22"/>
                <w:szCs w:val="22"/>
                <w:u w:val="single"/>
                <w:lang w:val="en-GB"/>
              </w:rPr>
              <w:t>Remarks:</w:t>
            </w:r>
          </w:p>
          <w:p w14:paraId="7DF84AFA" w14:textId="77777777" w:rsidR="00823210" w:rsidRPr="001972DB" w:rsidRDefault="00823210" w:rsidP="008949E4">
            <w:pPr>
              <w:numPr>
                <w:ilvl w:val="0"/>
                <w:numId w:val="7"/>
              </w:numPr>
              <w:spacing w:after="0" w:line="259" w:lineRule="auto"/>
              <w:ind w:right="58"/>
              <w:jc w:val="both"/>
              <w:rPr>
                <w:rFonts w:ascii="Arial" w:hAnsi="Arial" w:cs="Arial"/>
                <w:bCs/>
                <w:sz w:val="22"/>
                <w:szCs w:val="22"/>
                <w:lang w:val="en-GB"/>
              </w:rPr>
            </w:pPr>
            <w:r w:rsidRPr="00050DB7">
              <w:rPr>
                <w:rFonts w:ascii="Arial" w:hAnsi="Arial" w:cs="Arial"/>
                <w:b/>
                <w:bCs/>
                <w:sz w:val="22"/>
                <w:szCs w:val="22"/>
                <w:lang w:val="en-GB"/>
              </w:rPr>
              <w:t>Span Opening</w:t>
            </w:r>
            <w:r w:rsidRPr="00050DB7">
              <w:rPr>
                <w:rFonts w:ascii="Arial" w:hAnsi="Arial" w:cs="Arial"/>
                <w:bCs/>
                <w:sz w:val="22"/>
                <w:szCs w:val="22"/>
                <w:lang w:val="en-GB"/>
              </w:rPr>
              <w:t xml:space="preserve"> features should only be encoded </w:t>
            </w:r>
            <w:r w:rsidRPr="00050DB7">
              <w:rPr>
                <w:rFonts w:ascii="Arial" w:hAnsi="Arial" w:cs="Arial"/>
                <w:bCs/>
                <w:sz w:val="22"/>
                <w:szCs w:val="22"/>
                <w:u w:val="single"/>
                <w:lang w:val="en-GB"/>
              </w:rPr>
              <w:t>if the span is entirely or partly</w:t>
            </w:r>
            <w:r w:rsidRPr="00050DB7">
              <w:rPr>
                <w:rFonts w:ascii="Arial" w:hAnsi="Arial" w:cs="Arial"/>
                <w:bCs/>
                <w:sz w:val="22"/>
                <w:szCs w:val="22"/>
                <w:lang w:val="en-GB"/>
              </w:rPr>
              <w:t xml:space="preserve"> over navigable water at </w:t>
            </w:r>
            <w:r w:rsidRPr="00050DB7">
              <w:rPr>
                <w:rFonts w:ascii="Arial" w:hAnsi="Arial" w:cs="Arial"/>
                <w:sz w:val="22"/>
                <w:szCs w:val="22"/>
                <w:lang w:val="en-GB"/>
              </w:rPr>
              <w:t xml:space="preserve">the optimum display scale for the </w:t>
            </w:r>
            <w:r w:rsidRPr="001972DB">
              <w:rPr>
                <w:rFonts w:ascii="Arial" w:hAnsi="Arial" w:cs="Arial"/>
                <w:sz w:val="22"/>
                <w:szCs w:val="22"/>
                <w:lang w:val="en-GB"/>
              </w:rPr>
              <w:t>IENC data</w:t>
            </w:r>
            <w:r w:rsidRPr="001972DB">
              <w:rPr>
                <w:rFonts w:ascii="Arial" w:hAnsi="Arial" w:cs="Arial"/>
                <w:bCs/>
                <w:sz w:val="22"/>
                <w:szCs w:val="22"/>
                <w:lang w:val="en-GB"/>
              </w:rPr>
              <w:t>.</w:t>
            </w:r>
          </w:p>
          <w:p w14:paraId="39614970" w14:textId="77777777" w:rsidR="00823210" w:rsidRPr="00AE63BF" w:rsidRDefault="00823210" w:rsidP="008949E4">
            <w:pPr>
              <w:numPr>
                <w:ilvl w:val="0"/>
                <w:numId w:val="7"/>
              </w:numPr>
              <w:spacing w:after="0" w:line="259" w:lineRule="auto"/>
              <w:ind w:right="58"/>
              <w:jc w:val="both"/>
              <w:rPr>
                <w:rFonts w:ascii="Arial" w:hAnsi="Arial" w:cs="Arial"/>
                <w:bCs/>
                <w:sz w:val="22"/>
                <w:szCs w:val="22"/>
                <w:lang w:val="en-GB"/>
              </w:rPr>
            </w:pPr>
            <w:r w:rsidRPr="001972DB">
              <w:rPr>
                <w:rFonts w:ascii="Arial" w:hAnsi="Arial" w:cs="Arial"/>
                <w:sz w:val="22"/>
                <w:szCs w:val="22"/>
                <w:lang w:val="en-GB"/>
              </w:rPr>
              <w:t xml:space="preserve">Where the optimum display scale </w:t>
            </w:r>
            <w:r w:rsidRPr="00697F47">
              <w:rPr>
                <w:rFonts w:ascii="Arial" w:hAnsi="Arial" w:cs="Arial"/>
                <w:sz w:val="22"/>
                <w:szCs w:val="22"/>
                <w:lang w:val="en-GB"/>
              </w:rPr>
              <w:t xml:space="preserve">of the </w:t>
            </w:r>
            <w:r w:rsidRPr="005A7768">
              <w:rPr>
                <w:rFonts w:ascii="Arial" w:hAnsi="Arial" w:cs="Arial"/>
                <w:sz w:val="22"/>
                <w:szCs w:val="22"/>
                <w:lang w:val="en-GB"/>
              </w:rPr>
              <w:t xml:space="preserve">IENC data is such that individual spans over navigable water cannot be indicated, the entire bridge should be covered by a single </w:t>
            </w:r>
            <w:r w:rsidRPr="002469A6">
              <w:rPr>
                <w:rFonts w:ascii="Arial" w:hAnsi="Arial" w:cs="Arial"/>
                <w:b/>
                <w:sz w:val="22"/>
                <w:szCs w:val="22"/>
                <w:lang w:val="en-GB"/>
              </w:rPr>
              <w:t>Span Opening</w:t>
            </w:r>
            <w:r w:rsidRPr="00AE63BF">
              <w:rPr>
                <w:rFonts w:ascii="Arial" w:hAnsi="Arial" w:cs="Arial"/>
                <w:sz w:val="22"/>
                <w:szCs w:val="22"/>
                <w:lang w:val="en-GB"/>
              </w:rPr>
              <w:t xml:space="preserve"> feature, having attributes populated according to the opening span.</w:t>
            </w:r>
          </w:p>
          <w:p w14:paraId="644B27D3" w14:textId="77777777" w:rsidR="00823210" w:rsidRPr="00050DB7" w:rsidRDefault="00823210" w:rsidP="008949E4">
            <w:pPr>
              <w:numPr>
                <w:ilvl w:val="0"/>
                <w:numId w:val="8"/>
              </w:numPr>
              <w:spacing w:after="0" w:line="259" w:lineRule="auto"/>
              <w:ind w:right="58"/>
              <w:jc w:val="both"/>
              <w:rPr>
                <w:rFonts w:ascii="Arial" w:hAnsi="Arial" w:cs="Arial"/>
                <w:bCs/>
                <w:sz w:val="22"/>
                <w:szCs w:val="22"/>
                <w:lang w:val="en-GB"/>
              </w:rPr>
            </w:pPr>
            <w:r w:rsidRPr="00AE63BF">
              <w:rPr>
                <w:rFonts w:ascii="Arial" w:hAnsi="Arial" w:cs="Arial"/>
                <w:bCs/>
                <w:sz w:val="22"/>
                <w:szCs w:val="22"/>
                <w:lang w:val="en-GB"/>
              </w:rPr>
              <w:t xml:space="preserve">The complex attributes </w:t>
            </w:r>
            <w:r w:rsidRPr="00F32EFD">
              <w:rPr>
                <w:rFonts w:ascii="Arial" w:hAnsi="Arial" w:cs="Arial"/>
                <w:b/>
                <w:bCs/>
                <w:sz w:val="22"/>
                <w:szCs w:val="22"/>
                <w:lang w:val="en-GB"/>
              </w:rPr>
              <w:t xml:space="preserve">vertical clearance closed </w:t>
            </w:r>
            <w:r w:rsidRPr="00050DB7">
              <w:rPr>
                <w:rFonts w:ascii="Arial" w:hAnsi="Arial" w:cs="Arial"/>
                <w:bCs/>
                <w:sz w:val="22"/>
                <w:szCs w:val="22"/>
                <w:lang w:val="en-GB"/>
              </w:rPr>
              <w:t xml:space="preserve">and </w:t>
            </w:r>
            <w:r w:rsidRPr="00050DB7">
              <w:rPr>
                <w:rFonts w:ascii="Arial" w:hAnsi="Arial" w:cs="Arial"/>
                <w:b/>
                <w:bCs/>
                <w:sz w:val="22"/>
                <w:szCs w:val="22"/>
                <w:lang w:val="en-GB"/>
              </w:rPr>
              <w:t>vertical clearance open</w:t>
            </w:r>
            <w:r w:rsidRPr="00050DB7">
              <w:rPr>
                <w:rFonts w:ascii="Arial" w:hAnsi="Arial" w:cs="Arial"/>
                <w:bCs/>
                <w:sz w:val="22"/>
                <w:szCs w:val="22"/>
                <w:lang w:val="en-GB"/>
              </w:rPr>
              <w:t xml:space="preserve"> must be encoded for both the opening (vertical open) and closed (vertical closed) clearance values. Where the open vertical clearance is unlimited, the Boolean sub-attribute </w:t>
            </w:r>
            <w:r w:rsidRPr="00050DB7">
              <w:rPr>
                <w:rFonts w:ascii="Arial" w:hAnsi="Arial" w:cs="Arial"/>
                <w:b/>
                <w:bCs/>
                <w:sz w:val="22"/>
                <w:szCs w:val="22"/>
                <w:lang w:val="en-GB"/>
              </w:rPr>
              <w:t>vertical clearance unlimited</w:t>
            </w:r>
            <w:r w:rsidRPr="00050DB7">
              <w:rPr>
                <w:rFonts w:ascii="Arial" w:hAnsi="Arial" w:cs="Arial"/>
                <w:bCs/>
                <w:sz w:val="22"/>
                <w:szCs w:val="22"/>
                <w:lang w:val="en-GB"/>
              </w:rPr>
              <w:t xml:space="preserve"> must be set to </w:t>
            </w:r>
            <w:r w:rsidRPr="00050DB7">
              <w:rPr>
                <w:rFonts w:ascii="Arial" w:hAnsi="Arial" w:cs="Arial"/>
                <w:bCs/>
                <w:i/>
                <w:sz w:val="22"/>
                <w:szCs w:val="22"/>
                <w:lang w:val="en-GB"/>
              </w:rPr>
              <w:t>True</w:t>
            </w:r>
            <w:r w:rsidRPr="00050DB7">
              <w:rPr>
                <w:rFonts w:ascii="Arial" w:hAnsi="Arial" w:cs="Arial"/>
                <w:bCs/>
                <w:sz w:val="22"/>
                <w:szCs w:val="22"/>
                <w:lang w:val="en-GB"/>
              </w:rPr>
              <w:t>.</w:t>
            </w:r>
          </w:p>
          <w:p w14:paraId="3243B733" w14:textId="77777777" w:rsidR="00823210" w:rsidRPr="00050DB7" w:rsidRDefault="00823210" w:rsidP="008949E4">
            <w:pPr>
              <w:numPr>
                <w:ilvl w:val="0"/>
                <w:numId w:val="8"/>
              </w:numPr>
              <w:spacing w:after="0" w:line="259" w:lineRule="auto"/>
              <w:ind w:right="58"/>
              <w:jc w:val="both"/>
              <w:rPr>
                <w:rFonts w:ascii="Arial" w:hAnsi="Arial" w:cs="Arial"/>
                <w:bCs/>
                <w:sz w:val="22"/>
                <w:szCs w:val="22"/>
                <w:lang w:val="en-GB"/>
              </w:rPr>
            </w:pPr>
            <w:r w:rsidRPr="00050DB7">
              <w:rPr>
                <w:rFonts w:ascii="Arial" w:hAnsi="Arial" w:cs="Arial"/>
                <w:sz w:val="22"/>
                <w:szCs w:val="22"/>
                <w:lang w:val="en-GB"/>
              </w:rPr>
              <w:t xml:space="preserve">Where it is required to encode time schedule information relating to the opening and closing times for the span, including any scheduled closure times or amended schedules for festivals or national holidays, this should be done using an associated instance of the information types </w:t>
            </w:r>
            <w:r w:rsidRPr="00050DB7">
              <w:rPr>
                <w:rFonts w:ascii="Arial" w:hAnsi="Arial" w:cs="Arial"/>
                <w:b/>
                <w:sz w:val="22"/>
                <w:szCs w:val="22"/>
                <w:lang w:val="en-GB"/>
              </w:rPr>
              <w:t>Service Hours</w:t>
            </w:r>
            <w:r w:rsidRPr="00050DB7">
              <w:rPr>
                <w:rFonts w:ascii="Arial" w:hAnsi="Arial" w:cs="Arial"/>
                <w:sz w:val="22"/>
                <w:szCs w:val="22"/>
                <w:lang w:val="en-GB"/>
              </w:rPr>
              <w:t xml:space="preserve"> (see clause </w:t>
            </w:r>
            <w:r>
              <w:rPr>
                <w:rFonts w:ascii="Arial" w:hAnsi="Arial" w:cs="Arial"/>
                <w:sz w:val="22"/>
                <w:szCs w:val="22"/>
                <w:lang w:val="en-GB"/>
              </w:rPr>
              <w:fldChar w:fldCharType="begin"/>
            </w:r>
            <w:r>
              <w:rPr>
                <w:rFonts w:ascii="Arial" w:hAnsi="Arial" w:cs="Arial"/>
                <w:sz w:val="22"/>
                <w:szCs w:val="22"/>
                <w:lang w:val="en-GB"/>
              </w:rPr>
              <w:instrText xml:space="preserve"> REF _Ref174353665 \r \h </w:instrText>
            </w:r>
            <w:r>
              <w:rPr>
                <w:rFonts w:ascii="Arial" w:hAnsi="Arial" w:cs="Arial"/>
                <w:sz w:val="22"/>
                <w:szCs w:val="22"/>
                <w:lang w:val="en-GB"/>
              </w:rPr>
            </w:r>
            <w:r>
              <w:rPr>
                <w:rFonts w:ascii="Arial" w:hAnsi="Arial" w:cs="Arial"/>
                <w:sz w:val="22"/>
                <w:szCs w:val="22"/>
                <w:lang w:val="en-GB"/>
              </w:rPr>
              <w:fldChar w:fldCharType="separate"/>
            </w:r>
            <w:r>
              <w:rPr>
                <w:rFonts w:ascii="Arial" w:hAnsi="Arial" w:cs="Arial"/>
                <w:sz w:val="22"/>
                <w:szCs w:val="22"/>
                <w:lang w:val="en-GB"/>
              </w:rPr>
              <w:t>24.2</w:t>
            </w:r>
            <w:r>
              <w:rPr>
                <w:rFonts w:ascii="Arial" w:hAnsi="Arial" w:cs="Arial"/>
                <w:sz w:val="22"/>
                <w:szCs w:val="22"/>
                <w:lang w:val="en-GB"/>
              </w:rPr>
              <w:fldChar w:fldCharType="end"/>
            </w:r>
            <w:r w:rsidRPr="00050DB7">
              <w:rPr>
                <w:rFonts w:ascii="Arial" w:hAnsi="Arial" w:cs="Arial"/>
                <w:sz w:val="22"/>
                <w:szCs w:val="22"/>
                <w:lang w:val="en-GB"/>
              </w:rPr>
              <w:t xml:space="preserve">) and/or </w:t>
            </w:r>
            <w:r w:rsidRPr="00050DB7">
              <w:rPr>
                <w:rFonts w:ascii="Arial" w:hAnsi="Arial" w:cs="Arial"/>
                <w:b/>
                <w:sz w:val="22"/>
                <w:szCs w:val="22"/>
                <w:lang w:val="en-GB"/>
              </w:rPr>
              <w:t>Non-Standard Working Day</w:t>
            </w:r>
            <w:r w:rsidRPr="00050DB7">
              <w:rPr>
                <w:rFonts w:ascii="Arial" w:hAnsi="Arial" w:cs="Arial"/>
                <w:sz w:val="22"/>
                <w:szCs w:val="22"/>
                <w:lang w:val="en-GB"/>
              </w:rPr>
              <w:t xml:space="preserve"> (see clause </w:t>
            </w:r>
            <w:r>
              <w:rPr>
                <w:rFonts w:ascii="Arial" w:hAnsi="Arial" w:cs="Arial"/>
                <w:sz w:val="22"/>
                <w:szCs w:val="22"/>
                <w:lang w:val="en-GB"/>
              </w:rPr>
              <w:fldChar w:fldCharType="begin"/>
            </w:r>
            <w:r>
              <w:rPr>
                <w:rFonts w:ascii="Arial" w:hAnsi="Arial" w:cs="Arial"/>
                <w:sz w:val="22"/>
                <w:szCs w:val="22"/>
                <w:lang w:val="en-GB"/>
              </w:rPr>
              <w:instrText xml:space="preserve"> REF _Ref174353690 \r \h </w:instrText>
            </w:r>
            <w:r>
              <w:rPr>
                <w:rFonts w:ascii="Arial" w:hAnsi="Arial" w:cs="Arial"/>
                <w:sz w:val="22"/>
                <w:szCs w:val="22"/>
                <w:lang w:val="en-GB"/>
              </w:rPr>
            </w:r>
            <w:r>
              <w:rPr>
                <w:rFonts w:ascii="Arial" w:hAnsi="Arial" w:cs="Arial"/>
                <w:sz w:val="22"/>
                <w:szCs w:val="22"/>
                <w:lang w:val="en-GB"/>
              </w:rPr>
              <w:fldChar w:fldCharType="separate"/>
            </w:r>
            <w:r>
              <w:rPr>
                <w:rFonts w:ascii="Arial" w:hAnsi="Arial" w:cs="Arial"/>
                <w:sz w:val="22"/>
                <w:szCs w:val="22"/>
                <w:lang w:val="en-GB"/>
              </w:rPr>
              <w:t>24.3</w:t>
            </w:r>
            <w:r>
              <w:rPr>
                <w:rFonts w:ascii="Arial" w:hAnsi="Arial" w:cs="Arial"/>
                <w:sz w:val="22"/>
                <w:szCs w:val="22"/>
                <w:lang w:val="en-GB"/>
              </w:rPr>
              <w:fldChar w:fldCharType="end"/>
            </w:r>
            <w:r w:rsidRPr="00050DB7">
              <w:rPr>
                <w:rFonts w:ascii="Arial" w:hAnsi="Arial" w:cs="Arial"/>
                <w:sz w:val="22"/>
                <w:szCs w:val="22"/>
                <w:lang w:val="en-GB"/>
              </w:rPr>
              <w:t>.</w:t>
            </w:r>
          </w:p>
          <w:p w14:paraId="6AD7E86E" w14:textId="77777777" w:rsidR="00823210" w:rsidRPr="00050DB7" w:rsidRDefault="00823210" w:rsidP="008949E4">
            <w:pPr>
              <w:numPr>
                <w:ilvl w:val="0"/>
                <w:numId w:val="8"/>
              </w:numPr>
              <w:spacing w:after="0" w:line="259" w:lineRule="auto"/>
              <w:ind w:right="58"/>
              <w:jc w:val="both"/>
              <w:rPr>
                <w:rFonts w:ascii="Arial" w:hAnsi="Arial" w:cs="Arial"/>
                <w:bCs/>
                <w:sz w:val="22"/>
                <w:szCs w:val="22"/>
                <w:lang w:val="en-GB"/>
              </w:rPr>
            </w:pPr>
            <w:bookmarkStart w:id="20" w:name="_Hlk160699709"/>
            <w:r w:rsidRPr="00050DB7">
              <w:rPr>
                <w:rFonts w:ascii="Arial" w:hAnsi="Arial" w:cs="Arial"/>
                <w:sz w:val="22"/>
                <w:szCs w:val="22"/>
                <w:lang w:val="en-GB"/>
              </w:rPr>
              <w:t>Value</w:t>
            </w:r>
            <w:r w:rsidRPr="00050DB7">
              <w:rPr>
                <w:rFonts w:ascii="Arial" w:hAnsi="Arial" w:cs="Arial"/>
                <w:bCs/>
                <w:sz w:val="22"/>
                <w:szCs w:val="22"/>
                <w:lang w:val="en-GB"/>
              </w:rPr>
              <w:t xml:space="preserve"> </w:t>
            </w:r>
            <w:r w:rsidRPr="00050DB7">
              <w:rPr>
                <w:rFonts w:ascii="Arial" w:hAnsi="Arial" w:cs="Arial"/>
                <w:bCs/>
                <w:i/>
                <w:iCs/>
                <w:sz w:val="22"/>
                <w:szCs w:val="22"/>
                <w:lang w:val="en-GB"/>
              </w:rPr>
              <w:t>13</w:t>
            </w:r>
            <w:r w:rsidRPr="00050DB7">
              <w:rPr>
                <w:rFonts w:ascii="Arial" w:hAnsi="Arial" w:cs="Arial"/>
                <w:bCs/>
                <w:sz w:val="22"/>
                <w:szCs w:val="22"/>
                <w:lang w:val="en-GB"/>
              </w:rPr>
              <w:t xml:space="preserve"> (low water) for attribute </w:t>
            </w:r>
            <w:r w:rsidRPr="00050DB7">
              <w:rPr>
                <w:rFonts w:ascii="Arial" w:hAnsi="Arial" w:cs="Arial"/>
                <w:b/>
                <w:bCs/>
                <w:sz w:val="22"/>
                <w:szCs w:val="22"/>
                <w:lang w:val="en-GB"/>
              </w:rPr>
              <w:t>vertical datum</w:t>
            </w:r>
            <w:r w:rsidRPr="00050DB7">
              <w:rPr>
                <w:rFonts w:ascii="Arial" w:hAnsi="Arial" w:cs="Arial"/>
                <w:bCs/>
                <w:sz w:val="22"/>
                <w:szCs w:val="22"/>
                <w:lang w:val="en-GB"/>
              </w:rPr>
              <w:t xml:space="preserve"> is only applicable to enclosed (inland) waterways; and must not be used to indicate the reference datum for vertical clearances in tidal waters.</w:t>
            </w:r>
            <w:bookmarkEnd w:id="20"/>
          </w:p>
          <w:p w14:paraId="77FCBA0B" w14:textId="77777777" w:rsidR="00823210" w:rsidRPr="00AE63BF" w:rsidRDefault="00823210" w:rsidP="008949E4">
            <w:pPr>
              <w:numPr>
                <w:ilvl w:val="0"/>
                <w:numId w:val="8"/>
              </w:numPr>
              <w:spacing w:after="0" w:line="259" w:lineRule="auto"/>
              <w:ind w:right="58"/>
              <w:jc w:val="both"/>
              <w:rPr>
                <w:rFonts w:ascii="Arial" w:hAnsi="Arial" w:cs="Arial"/>
                <w:sz w:val="22"/>
                <w:szCs w:val="22"/>
                <w:lang w:val="en-GB"/>
              </w:rPr>
            </w:pPr>
            <w:r w:rsidRPr="00050DB7">
              <w:rPr>
                <w:rFonts w:ascii="Arial" w:hAnsi="Arial" w:cs="Arial"/>
                <w:bCs/>
                <w:sz w:val="22"/>
                <w:szCs w:val="22"/>
                <w:lang w:val="en-GB"/>
              </w:rPr>
              <w:t xml:space="preserve">Where </w:t>
            </w:r>
            <w:r w:rsidRPr="001972DB">
              <w:rPr>
                <w:rFonts w:ascii="Arial" w:hAnsi="Arial" w:cs="Arial"/>
                <w:sz w:val="22"/>
                <w:szCs w:val="22"/>
                <w:lang w:val="en-GB"/>
              </w:rPr>
              <w:t>encoded</w:t>
            </w:r>
            <w:r w:rsidRPr="001972DB">
              <w:rPr>
                <w:rFonts w:ascii="Arial" w:hAnsi="Arial" w:cs="Arial"/>
                <w:bCs/>
                <w:sz w:val="22"/>
                <w:szCs w:val="22"/>
                <w:lang w:val="en-GB"/>
              </w:rPr>
              <w:t xml:space="preserve">, an associated instance of the cartographic feature </w:t>
            </w:r>
            <w:r w:rsidRPr="001972DB">
              <w:rPr>
                <w:rFonts w:ascii="Arial" w:hAnsi="Arial" w:cs="Arial"/>
                <w:b/>
                <w:sz w:val="22"/>
                <w:szCs w:val="22"/>
                <w:lang w:val="en-GB"/>
              </w:rPr>
              <w:t>Text Placement</w:t>
            </w:r>
            <w:r w:rsidRPr="001972DB">
              <w:rPr>
                <w:rFonts w:ascii="Arial" w:hAnsi="Arial" w:cs="Arial"/>
                <w:bCs/>
                <w:sz w:val="22"/>
                <w:szCs w:val="22"/>
                <w:lang w:val="en-GB"/>
              </w:rPr>
              <w:t xml:space="preserve"> (see clause 23.1) relates to the positioning of the vertical and/or horizontal clearances for the span, where </w:t>
            </w:r>
            <w:proofErr w:type="spellStart"/>
            <w:r w:rsidRPr="001972DB">
              <w:rPr>
                <w:rFonts w:ascii="Arial" w:hAnsi="Arial" w:cs="Arial"/>
                <w:bCs/>
                <w:sz w:val="22"/>
                <w:szCs w:val="22"/>
                <w:lang w:val="en-GB"/>
              </w:rPr>
              <w:t>encoded.</w:t>
            </w:r>
            <w:r w:rsidRPr="00697F47">
              <w:rPr>
                <w:rFonts w:ascii="Arial" w:hAnsi="Arial" w:cs="Arial"/>
                <w:bCs/>
                <w:sz w:val="22"/>
                <w:szCs w:val="22"/>
                <w:lang w:val="en-GB"/>
              </w:rPr>
              <w:t>If</w:t>
            </w:r>
            <w:proofErr w:type="spellEnd"/>
            <w:r w:rsidRPr="00697F47">
              <w:rPr>
                <w:rFonts w:ascii="Arial" w:hAnsi="Arial" w:cs="Arial"/>
                <w:bCs/>
                <w:sz w:val="22"/>
                <w:szCs w:val="22"/>
                <w:lang w:val="en-GB"/>
              </w:rPr>
              <w:t xml:space="preserve"> </w:t>
            </w:r>
            <w:r w:rsidRPr="005A7768">
              <w:rPr>
                <w:rFonts w:ascii="Arial" w:hAnsi="Arial" w:cs="Arial"/>
                <w:sz w:val="22"/>
                <w:szCs w:val="22"/>
                <w:lang w:val="en-GB"/>
              </w:rPr>
              <w:t>available</w:t>
            </w:r>
            <w:r w:rsidRPr="005A7768">
              <w:rPr>
                <w:rFonts w:ascii="Arial" w:hAnsi="Arial" w:cs="Arial"/>
                <w:bCs/>
                <w:sz w:val="22"/>
                <w:szCs w:val="22"/>
                <w:lang w:val="en-GB"/>
              </w:rPr>
              <w:t xml:space="preserve"> and considered important for route planning and/or monitoring, the vertical uncertainty associated with </w:t>
            </w:r>
            <w:r w:rsidRPr="002469A6">
              <w:rPr>
                <w:rFonts w:ascii="Arial" w:hAnsi="Arial" w:cs="Arial"/>
                <w:bCs/>
                <w:sz w:val="22"/>
                <w:szCs w:val="22"/>
                <w:lang w:val="en-GB"/>
              </w:rPr>
              <w:t>encoded vertical clearance values should also be encoded.</w:t>
            </w:r>
          </w:p>
          <w:p w14:paraId="357A4264" w14:textId="77777777" w:rsidR="00823210" w:rsidRPr="00AE63BF" w:rsidRDefault="00823210" w:rsidP="00694B49">
            <w:pPr>
              <w:spacing w:line="259" w:lineRule="auto"/>
              <w:ind w:left="2" w:right="58"/>
              <w:jc w:val="both"/>
              <w:rPr>
                <w:rFonts w:ascii="Arial" w:hAnsi="Arial" w:cs="Arial"/>
                <w:sz w:val="22"/>
                <w:szCs w:val="22"/>
                <w:lang w:val="en-GB"/>
              </w:rPr>
            </w:pPr>
            <w:r w:rsidRPr="00AE63BF">
              <w:rPr>
                <w:rFonts w:ascii="Arial" w:hAnsi="Arial" w:cs="Arial"/>
                <w:sz w:val="22"/>
                <w:szCs w:val="22"/>
                <w:u w:val="single"/>
                <w:lang w:val="en-GB"/>
              </w:rPr>
              <w:t>Distinction:</w:t>
            </w:r>
            <w:r w:rsidRPr="00AE63BF">
              <w:rPr>
                <w:rFonts w:ascii="Arial" w:hAnsi="Arial" w:cs="Arial"/>
                <w:sz w:val="22"/>
                <w:szCs w:val="22"/>
                <w:lang w:val="en-GB"/>
              </w:rPr>
              <w:t xml:space="preserve"> Bridge; Cable Overhead; Conveyor; Pipeline Overhead; Span Fixed.</w:t>
            </w:r>
          </w:p>
          <w:p w14:paraId="2E51BCB0" w14:textId="77777777" w:rsidR="00823210" w:rsidRPr="00AE63BF" w:rsidRDefault="00823210" w:rsidP="00694B49">
            <w:pPr>
              <w:spacing w:line="259" w:lineRule="auto"/>
              <w:ind w:left="2" w:right="58"/>
              <w:jc w:val="both"/>
              <w:rPr>
                <w:rFonts w:ascii="Arial" w:hAnsi="Arial" w:cs="Arial"/>
                <w:sz w:val="22"/>
                <w:szCs w:val="22"/>
                <w:lang w:val="en-GB"/>
              </w:rPr>
            </w:pPr>
          </w:p>
        </w:tc>
      </w:tr>
    </w:tbl>
    <w:p w14:paraId="66576FB8" w14:textId="77777777" w:rsidR="00823210" w:rsidRPr="002D0D94" w:rsidRDefault="00823210" w:rsidP="00823210">
      <w:pPr>
        <w:spacing w:line="259" w:lineRule="auto"/>
        <w:ind w:left="269"/>
        <w:jc w:val="both"/>
        <w:rPr>
          <w:rFonts w:ascii="Arial" w:hAnsi="Arial" w:cs="Arial"/>
          <w:sz w:val="22"/>
          <w:szCs w:val="22"/>
          <w:lang w:val="en-GB"/>
        </w:rPr>
      </w:pPr>
    </w:p>
    <w:tbl>
      <w:tblPr>
        <w:tblW w:w="10010" w:type="dxa"/>
        <w:tblInd w:w="161" w:type="dxa"/>
        <w:tblCellMar>
          <w:top w:w="12" w:type="dxa"/>
          <w:right w:w="115" w:type="dxa"/>
        </w:tblCellMar>
        <w:tblLook w:val="04A0" w:firstRow="1" w:lastRow="0" w:firstColumn="1" w:lastColumn="0" w:noHBand="0" w:noVBand="1"/>
      </w:tblPr>
      <w:tblGrid>
        <w:gridCol w:w="10010"/>
      </w:tblGrid>
      <w:tr w:rsidR="00823210" w:rsidRPr="00823210" w14:paraId="49CB5FB1" w14:textId="77777777" w:rsidTr="00694B49">
        <w:trPr>
          <w:trHeight w:val="953"/>
        </w:trPr>
        <w:tc>
          <w:tcPr>
            <w:tcW w:w="10010" w:type="dxa"/>
            <w:tcBorders>
              <w:top w:val="single" w:sz="4" w:space="0" w:color="000000"/>
              <w:left w:val="single" w:sz="4" w:space="0" w:color="000000"/>
              <w:bottom w:val="single" w:sz="4" w:space="0" w:color="000000"/>
              <w:right w:val="single" w:sz="4" w:space="0" w:color="000000"/>
            </w:tcBorders>
            <w:shd w:val="clear" w:color="auto" w:fill="auto"/>
          </w:tcPr>
          <w:p w14:paraId="4365D2DD" w14:textId="77777777" w:rsidR="00823210" w:rsidRPr="00050DB7" w:rsidRDefault="00823210" w:rsidP="00694B49">
            <w:pPr>
              <w:spacing w:line="259" w:lineRule="auto"/>
              <w:jc w:val="both"/>
              <w:rPr>
                <w:rFonts w:ascii="Arial" w:hAnsi="Arial" w:cs="Arial"/>
                <w:sz w:val="22"/>
                <w:szCs w:val="22"/>
                <w:u w:val="single" w:color="000000"/>
                <w:lang w:val="en-GB"/>
              </w:rPr>
            </w:pPr>
            <w:r w:rsidRPr="00050DB7">
              <w:rPr>
                <w:rFonts w:ascii="Arial" w:hAnsi="Arial" w:cs="Arial"/>
                <w:sz w:val="22"/>
                <w:szCs w:val="22"/>
                <w:u w:val="single" w:color="000000"/>
                <w:lang w:val="en-GB"/>
              </w:rPr>
              <w:lastRenderedPageBreak/>
              <w:t>Inland specific Encoding Instructions:</w:t>
            </w:r>
          </w:p>
          <w:p w14:paraId="34574D24" w14:textId="77777777" w:rsidR="00823210" w:rsidRPr="00050DB7" w:rsidRDefault="00823210" w:rsidP="00694B49">
            <w:pPr>
              <w:spacing w:line="259" w:lineRule="auto"/>
              <w:ind w:left="549" w:hanging="549"/>
              <w:jc w:val="both"/>
              <w:rPr>
                <w:rFonts w:ascii="Arial" w:hAnsi="Arial" w:cs="Arial"/>
                <w:sz w:val="22"/>
                <w:szCs w:val="22"/>
                <w:lang w:val="en-GB"/>
              </w:rPr>
            </w:pPr>
            <w:r w:rsidRPr="00050DB7">
              <w:rPr>
                <w:rFonts w:ascii="Arial" w:hAnsi="Arial" w:cs="Arial"/>
                <w:sz w:val="22"/>
                <w:szCs w:val="22"/>
                <w:lang w:val="en-GB"/>
              </w:rPr>
              <w:t>A)</w:t>
            </w:r>
            <w:r w:rsidRPr="00050DB7">
              <w:rPr>
                <w:rFonts w:ascii="Arial" w:hAnsi="Arial" w:cs="Arial"/>
                <w:sz w:val="22"/>
                <w:szCs w:val="22"/>
                <w:lang w:val="en-GB"/>
              </w:rPr>
              <w:tab/>
              <w:t>All bridge types:</w:t>
            </w:r>
          </w:p>
          <w:p w14:paraId="1437244A" w14:textId="77777777" w:rsidR="00823210" w:rsidRPr="00050DB7" w:rsidRDefault="00823210" w:rsidP="00694B49">
            <w:pPr>
              <w:spacing w:line="259" w:lineRule="auto"/>
              <w:ind w:left="1098" w:hanging="549"/>
              <w:jc w:val="both"/>
              <w:rPr>
                <w:rFonts w:ascii="Arial" w:hAnsi="Arial" w:cs="Arial"/>
                <w:sz w:val="22"/>
                <w:szCs w:val="22"/>
                <w:lang w:val="en-GB"/>
              </w:rPr>
            </w:pPr>
            <w:proofErr w:type="spellStart"/>
            <w:r w:rsidRPr="00050DB7">
              <w:rPr>
                <w:rFonts w:ascii="Arial" w:hAnsi="Arial" w:cs="Arial"/>
                <w:sz w:val="22"/>
                <w:szCs w:val="22"/>
                <w:lang w:val="en-GB"/>
              </w:rPr>
              <w:t>i</w:t>
            </w:r>
            <w:proofErr w:type="spellEnd"/>
            <w:r w:rsidRPr="00050DB7">
              <w:rPr>
                <w:rFonts w:ascii="Arial" w:hAnsi="Arial" w:cs="Arial"/>
                <w:sz w:val="22"/>
                <w:szCs w:val="22"/>
                <w:lang w:val="en-GB"/>
              </w:rPr>
              <w:t>)</w:t>
            </w:r>
            <w:r w:rsidRPr="00050DB7">
              <w:rPr>
                <w:rFonts w:ascii="Arial" w:hAnsi="Arial" w:cs="Arial"/>
                <w:sz w:val="22"/>
                <w:szCs w:val="22"/>
                <w:lang w:val="en-GB"/>
              </w:rPr>
              <w:tab/>
              <w:t xml:space="preserve">Bridge approaches (over the </w:t>
            </w:r>
            <w:proofErr w:type="spellStart"/>
            <w:r w:rsidRPr="00050DB7">
              <w:rPr>
                <w:rFonts w:ascii="Arial" w:hAnsi="Arial" w:cs="Arial"/>
                <w:sz w:val="22"/>
                <w:szCs w:val="22"/>
                <w:lang w:val="en-GB"/>
              </w:rPr>
              <w:t>bankline</w:t>
            </w:r>
            <w:proofErr w:type="spellEnd"/>
            <w:r w:rsidRPr="00050DB7">
              <w:rPr>
                <w:rFonts w:ascii="Arial" w:hAnsi="Arial" w:cs="Arial"/>
                <w:sz w:val="22"/>
                <w:szCs w:val="22"/>
                <w:lang w:val="en-GB"/>
              </w:rPr>
              <w:t>) should be encoded.</w:t>
            </w:r>
          </w:p>
          <w:p w14:paraId="2277E5EE"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ii</w:t>
            </w:r>
            <w:r w:rsidRPr="001972DB">
              <w:rPr>
                <w:rFonts w:ascii="Arial" w:hAnsi="Arial" w:cs="Arial"/>
                <w:sz w:val="22"/>
                <w:szCs w:val="22"/>
                <w:lang w:val="en-GB"/>
              </w:rPr>
              <w:t>)</w:t>
            </w:r>
            <w:r w:rsidRPr="001972DB">
              <w:rPr>
                <w:rFonts w:ascii="Arial" w:hAnsi="Arial" w:cs="Arial"/>
                <w:sz w:val="22"/>
                <w:szCs w:val="22"/>
                <w:lang w:val="en-GB"/>
              </w:rPr>
              <w:tab/>
              <w:t xml:space="preserve">The ISRS Location Code of a bridge is assigned to each single span feature of the entire bridge (refer to </w:t>
            </w:r>
            <w:r w:rsidRPr="00050DB7">
              <w:rPr>
                <w:rFonts w:ascii="Arial" w:hAnsi="Arial" w:cs="Arial"/>
                <w:sz w:val="22"/>
                <w:szCs w:val="22"/>
                <w:lang w:val="en-GB"/>
              </w:rPr>
              <w:fldChar w:fldCharType="begin"/>
            </w:r>
            <w:r w:rsidRPr="00050DB7">
              <w:rPr>
                <w:rFonts w:ascii="Arial" w:hAnsi="Arial" w:cs="Arial"/>
                <w:sz w:val="22"/>
                <w:szCs w:val="22"/>
                <w:lang w:val="en-GB"/>
              </w:rPr>
              <w:instrText xml:space="preserve"> REF _Ref175133209 \r \h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sz w:val="22"/>
                <w:szCs w:val="22"/>
                <w:lang w:val="en-GB"/>
              </w:rPr>
              <w:t>2.4.13</w:t>
            </w:r>
            <w:r w:rsidRPr="00050DB7">
              <w:rPr>
                <w:rFonts w:ascii="Arial" w:hAnsi="Arial" w:cs="Arial"/>
                <w:sz w:val="22"/>
                <w:szCs w:val="22"/>
                <w:lang w:val="en-GB"/>
              </w:rPr>
              <w:fldChar w:fldCharType="end"/>
            </w:r>
            <w:r w:rsidRPr="00050DB7">
              <w:rPr>
                <w:rFonts w:ascii="Arial" w:hAnsi="Arial" w:cs="Arial"/>
                <w:sz w:val="22"/>
                <w:szCs w:val="22"/>
                <w:lang w:val="en-GB"/>
              </w:rPr>
              <w:t xml:space="preserve">). If a MRN or RIS-ID is available, the attribute </w:t>
            </w:r>
            <w:r w:rsidRPr="00050DB7">
              <w:rPr>
                <w:rFonts w:ascii="Arial" w:hAnsi="Arial" w:cs="Arial"/>
                <w:b/>
                <w:sz w:val="22"/>
                <w:szCs w:val="22"/>
                <w:lang w:val="en-GB"/>
              </w:rPr>
              <w:t>interoperability identifier</w:t>
            </w:r>
            <w:r w:rsidRPr="00050DB7">
              <w:rPr>
                <w:rFonts w:ascii="Arial" w:hAnsi="Arial" w:cs="Arial"/>
                <w:sz w:val="22"/>
                <w:szCs w:val="22"/>
                <w:lang w:val="en-GB"/>
              </w:rPr>
              <w:t xml:space="preserve"> must be encoded (refer to </w:t>
            </w:r>
            <w:r w:rsidRPr="00050DB7">
              <w:rPr>
                <w:rFonts w:ascii="Arial" w:hAnsi="Arial" w:cs="Arial"/>
                <w:sz w:val="22"/>
                <w:szCs w:val="22"/>
                <w:lang w:val="en-GB"/>
              </w:rPr>
              <w:fldChar w:fldCharType="begin"/>
            </w:r>
            <w:r w:rsidRPr="00050DB7">
              <w:rPr>
                <w:rFonts w:ascii="Arial" w:hAnsi="Arial" w:cs="Arial"/>
                <w:sz w:val="22"/>
                <w:szCs w:val="22"/>
                <w:lang w:val="en-GB"/>
              </w:rPr>
              <w:instrText xml:space="preserve"> REF _Ref175052615 \r \h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sz w:val="22"/>
                <w:szCs w:val="22"/>
                <w:lang w:val="en-GB"/>
              </w:rPr>
              <w:t>2.4.14</w:t>
            </w:r>
            <w:r w:rsidRPr="00050DB7">
              <w:rPr>
                <w:rFonts w:ascii="Arial" w:hAnsi="Arial" w:cs="Arial"/>
                <w:sz w:val="22"/>
                <w:szCs w:val="22"/>
                <w:lang w:val="en-GB"/>
              </w:rPr>
              <w:fldChar w:fldCharType="end"/>
            </w:r>
            <w:r w:rsidRPr="00050DB7">
              <w:rPr>
                <w:rFonts w:ascii="Arial" w:hAnsi="Arial" w:cs="Arial"/>
                <w:sz w:val="22"/>
                <w:szCs w:val="22"/>
                <w:lang w:val="en-GB"/>
              </w:rPr>
              <w:t>).</w:t>
            </w:r>
          </w:p>
          <w:p w14:paraId="6CBC9408"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iii)</w:t>
            </w:r>
            <w:r w:rsidRPr="00050DB7">
              <w:rPr>
                <w:rFonts w:ascii="Arial" w:hAnsi="Arial" w:cs="Arial"/>
                <w:sz w:val="22"/>
                <w:szCs w:val="22"/>
                <w:lang w:val="en-GB"/>
              </w:rPr>
              <w:tab/>
              <w:t xml:space="preserve">Use </w:t>
            </w:r>
            <w:r w:rsidRPr="00050DB7">
              <w:rPr>
                <w:rFonts w:ascii="Arial" w:hAnsi="Arial" w:cs="Arial"/>
                <w:b/>
                <w:sz w:val="22"/>
                <w:szCs w:val="22"/>
                <w:lang w:val="en-GB"/>
              </w:rPr>
              <w:t>vertical datum</w:t>
            </w:r>
            <w:r w:rsidRPr="00050DB7">
              <w:rPr>
                <w:rFonts w:ascii="Arial" w:hAnsi="Arial" w:cs="Arial"/>
                <w:sz w:val="22"/>
                <w:szCs w:val="22"/>
                <w:lang w:val="en-GB"/>
              </w:rPr>
              <w:t xml:space="preserve"> (VERDAT) only if vertical datum differs:</w:t>
            </w:r>
          </w:p>
          <w:p w14:paraId="1987D611"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ab/>
              <w:t>- from DSPM VDAT subfield and</w:t>
            </w:r>
          </w:p>
          <w:p w14:paraId="0B2C17E1" w14:textId="77777777" w:rsidR="00823210" w:rsidRPr="00F32EFD" w:rsidRDefault="00823210" w:rsidP="00694B49">
            <w:pPr>
              <w:spacing w:line="259" w:lineRule="auto"/>
              <w:ind w:left="1098" w:hanging="549"/>
              <w:jc w:val="both"/>
              <w:rPr>
                <w:rFonts w:ascii="Arial" w:hAnsi="Arial" w:cs="Arial"/>
                <w:sz w:val="22"/>
                <w:szCs w:val="22"/>
                <w:lang w:val="en-GB"/>
              </w:rPr>
            </w:pPr>
            <w:r w:rsidRPr="001972DB">
              <w:rPr>
                <w:rFonts w:ascii="Arial" w:hAnsi="Arial" w:cs="Arial"/>
                <w:sz w:val="22"/>
                <w:szCs w:val="22"/>
                <w:lang w:val="en-GB"/>
              </w:rPr>
              <w:tab/>
              <w:t>- from Metadata</w:t>
            </w:r>
            <w:r w:rsidRPr="00697F47">
              <w:rPr>
                <w:rFonts w:ascii="Arial" w:hAnsi="Arial" w:cs="Arial"/>
                <w:sz w:val="22"/>
                <w:szCs w:val="22"/>
                <w:lang w:val="en-GB"/>
              </w:rPr>
              <w:t xml:space="preserve"> feature </w:t>
            </w:r>
            <w:r w:rsidRPr="005A7768">
              <w:rPr>
                <w:rFonts w:ascii="Arial" w:hAnsi="Arial" w:cs="Arial"/>
                <w:b/>
                <w:sz w:val="22"/>
                <w:szCs w:val="22"/>
                <w:lang w:val="en-GB"/>
              </w:rPr>
              <w:t xml:space="preserve">Vertical Datum of Data </w:t>
            </w:r>
            <w:r w:rsidRPr="005A7768">
              <w:rPr>
                <w:rFonts w:ascii="Arial" w:hAnsi="Arial" w:cs="Arial"/>
                <w:sz w:val="22"/>
                <w:szCs w:val="22"/>
                <w:lang w:val="en-GB"/>
              </w:rPr>
              <w:t>(</w:t>
            </w:r>
            <w:proofErr w:type="spellStart"/>
            <w:r w:rsidRPr="002469A6">
              <w:rPr>
                <w:rFonts w:ascii="Arial" w:hAnsi="Arial" w:cs="Arial"/>
                <w:sz w:val="22"/>
                <w:szCs w:val="22"/>
                <w:lang w:val="en-GB"/>
              </w:rPr>
              <w:t>m</w:t>
            </w:r>
            <w:r w:rsidRPr="00AE63BF">
              <w:rPr>
                <w:rFonts w:ascii="Arial" w:hAnsi="Arial" w:cs="Arial"/>
                <w:sz w:val="22"/>
                <w:szCs w:val="22"/>
                <w:lang w:val="en-GB"/>
              </w:rPr>
              <w:t>_vdat</w:t>
            </w:r>
            <w:proofErr w:type="spellEnd"/>
            <w:r w:rsidRPr="00AE63BF">
              <w:rPr>
                <w:rFonts w:ascii="Arial" w:hAnsi="Arial" w:cs="Arial"/>
                <w:sz w:val="22"/>
                <w:szCs w:val="22"/>
                <w:lang w:val="en-GB"/>
              </w:rPr>
              <w:t>) attribute.</w:t>
            </w:r>
          </w:p>
          <w:p w14:paraId="359CD414"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iv)</w:t>
            </w:r>
            <w:r w:rsidRPr="00050DB7">
              <w:rPr>
                <w:rFonts w:ascii="Arial" w:hAnsi="Arial" w:cs="Arial"/>
                <w:sz w:val="22"/>
                <w:szCs w:val="22"/>
                <w:lang w:val="en-GB"/>
              </w:rPr>
              <w:tab/>
              <w:t xml:space="preserve">For time schedule (general) see clause </w:t>
            </w:r>
            <w:r w:rsidRPr="00050DB7">
              <w:rPr>
                <w:rFonts w:ascii="Arial" w:hAnsi="Arial" w:cs="Arial"/>
                <w:sz w:val="22"/>
                <w:szCs w:val="22"/>
                <w:lang w:val="en-GB"/>
              </w:rPr>
              <w:fldChar w:fldCharType="begin"/>
            </w:r>
            <w:r w:rsidRPr="00050DB7">
              <w:rPr>
                <w:rFonts w:ascii="Arial" w:hAnsi="Arial" w:cs="Arial"/>
                <w:sz w:val="22"/>
                <w:szCs w:val="22"/>
                <w:lang w:val="en-GB"/>
              </w:rPr>
              <w:instrText xml:space="preserve"> REF _Ref175134583 \r \h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sz w:val="22"/>
                <w:szCs w:val="22"/>
                <w:lang w:val="en-GB"/>
              </w:rPr>
              <w:t>24.6</w:t>
            </w:r>
            <w:r w:rsidRPr="00050DB7">
              <w:rPr>
                <w:rFonts w:ascii="Arial" w:hAnsi="Arial" w:cs="Arial"/>
                <w:sz w:val="22"/>
                <w:szCs w:val="22"/>
                <w:lang w:val="en-GB"/>
              </w:rPr>
              <w:fldChar w:fldCharType="end"/>
            </w:r>
            <w:r w:rsidRPr="00050DB7">
              <w:rPr>
                <w:rFonts w:ascii="Arial" w:hAnsi="Arial" w:cs="Arial"/>
                <w:sz w:val="22"/>
                <w:szCs w:val="22"/>
                <w:lang w:val="en-GB"/>
              </w:rPr>
              <w:t>.</w:t>
            </w:r>
          </w:p>
          <w:p w14:paraId="5C80C5BA"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v)</w:t>
            </w:r>
            <w:r w:rsidRPr="00050DB7">
              <w:rPr>
                <w:rFonts w:ascii="Arial" w:hAnsi="Arial" w:cs="Arial"/>
                <w:sz w:val="22"/>
                <w:szCs w:val="22"/>
                <w:lang w:val="en-GB"/>
              </w:rPr>
              <w:tab/>
              <w:t xml:space="preserve">If there is no vertical clearance indicator at a bridge, but there is a gauge which can be used to calculate the vertical clearance of the bridge depending on the water level, it should be encoded in accordance with clause </w:t>
            </w:r>
            <w:r w:rsidRPr="00050DB7">
              <w:rPr>
                <w:rFonts w:ascii="Arial" w:hAnsi="Arial" w:cs="Arial"/>
                <w:sz w:val="22"/>
                <w:szCs w:val="22"/>
                <w:lang w:val="en-GB"/>
              </w:rPr>
              <w:fldChar w:fldCharType="begin"/>
            </w:r>
            <w:r w:rsidRPr="00050DB7">
              <w:rPr>
                <w:rFonts w:ascii="Arial" w:hAnsi="Arial" w:cs="Arial"/>
                <w:sz w:val="22"/>
                <w:szCs w:val="22"/>
                <w:lang w:val="en-GB"/>
              </w:rPr>
              <w:instrText xml:space="preserve"> REF _Ref175134718 \r \h  \* MERGEFORMAT </w:instrText>
            </w:r>
            <w:r w:rsidRPr="00050DB7">
              <w:rPr>
                <w:rFonts w:ascii="Arial" w:hAnsi="Arial" w:cs="Arial"/>
                <w:sz w:val="22"/>
                <w:szCs w:val="22"/>
                <w:lang w:val="en-GB"/>
              </w:rPr>
            </w:r>
            <w:r w:rsidRPr="00050DB7">
              <w:rPr>
                <w:rFonts w:ascii="Arial" w:hAnsi="Arial" w:cs="Arial"/>
                <w:sz w:val="22"/>
                <w:szCs w:val="22"/>
                <w:lang w:val="en-GB"/>
              </w:rPr>
              <w:fldChar w:fldCharType="separate"/>
            </w:r>
            <w:r>
              <w:rPr>
                <w:rFonts w:ascii="Arial" w:hAnsi="Arial" w:cs="Arial"/>
                <w:sz w:val="22"/>
                <w:szCs w:val="22"/>
                <w:lang w:val="en-GB"/>
              </w:rPr>
              <w:t>22.15</w:t>
            </w:r>
            <w:r w:rsidRPr="00050DB7">
              <w:rPr>
                <w:rFonts w:ascii="Arial" w:hAnsi="Arial" w:cs="Arial"/>
                <w:sz w:val="22"/>
                <w:szCs w:val="22"/>
                <w:lang w:val="en-GB"/>
              </w:rPr>
              <w:fldChar w:fldCharType="end"/>
            </w:r>
            <w:r w:rsidRPr="00050DB7">
              <w:rPr>
                <w:rFonts w:ascii="Arial" w:hAnsi="Arial" w:cs="Arial"/>
                <w:sz w:val="22"/>
                <w:szCs w:val="22"/>
                <w:lang w:val="en-GB"/>
              </w:rPr>
              <w:t>.</w:t>
            </w:r>
          </w:p>
          <w:p w14:paraId="532E4ED4" w14:textId="77777777" w:rsidR="00823210" w:rsidRPr="00050DB7"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vi)</w:t>
            </w:r>
            <w:r w:rsidRPr="00050DB7">
              <w:rPr>
                <w:rFonts w:ascii="Arial" w:hAnsi="Arial" w:cs="Arial"/>
                <w:sz w:val="22"/>
                <w:szCs w:val="22"/>
                <w:lang w:val="en-GB"/>
              </w:rPr>
              <w:tab/>
              <w:t xml:space="preserve">EUR: If there is a gauge which can be used to calculate the vertical clearance of the bridge, the ISRS Location Code of the gauge shall be encoded in the attribute </w:t>
            </w:r>
            <w:r w:rsidRPr="00050DB7">
              <w:rPr>
                <w:rFonts w:ascii="Arial" w:hAnsi="Arial" w:cs="Arial"/>
                <w:b/>
                <w:sz w:val="22"/>
                <w:szCs w:val="22"/>
                <w:lang w:val="en-GB"/>
              </w:rPr>
              <w:t xml:space="preserve">reference gauge </w:t>
            </w:r>
            <w:r w:rsidRPr="00050DB7">
              <w:rPr>
                <w:rFonts w:ascii="Arial" w:hAnsi="Arial" w:cs="Arial"/>
                <w:sz w:val="22"/>
                <w:szCs w:val="22"/>
                <w:lang w:val="en-GB"/>
              </w:rPr>
              <w:t>(</w:t>
            </w:r>
            <w:proofErr w:type="spellStart"/>
            <w:r w:rsidRPr="00050DB7">
              <w:rPr>
                <w:rFonts w:ascii="Arial" w:hAnsi="Arial" w:cs="Arial"/>
                <w:sz w:val="22"/>
                <w:szCs w:val="22"/>
                <w:lang w:val="en-GB"/>
              </w:rPr>
              <w:t>refgag</w:t>
            </w:r>
            <w:proofErr w:type="spellEnd"/>
            <w:r w:rsidRPr="00050DB7">
              <w:rPr>
                <w:rFonts w:ascii="Arial" w:hAnsi="Arial" w:cs="Arial"/>
                <w:sz w:val="22"/>
                <w:szCs w:val="22"/>
                <w:lang w:val="en-GB"/>
              </w:rPr>
              <w:t>).</w:t>
            </w:r>
          </w:p>
          <w:p w14:paraId="32930830" w14:textId="77777777" w:rsidR="00823210" w:rsidRPr="002469A6"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vii</w:t>
            </w:r>
            <w:r w:rsidRPr="001972DB">
              <w:rPr>
                <w:rFonts w:ascii="Arial" w:hAnsi="Arial" w:cs="Arial"/>
                <w:sz w:val="22"/>
                <w:szCs w:val="22"/>
                <w:lang w:val="en-GB"/>
              </w:rPr>
              <w:t>)</w:t>
            </w:r>
            <w:r w:rsidRPr="001972DB">
              <w:rPr>
                <w:rFonts w:ascii="Arial" w:hAnsi="Arial" w:cs="Arial"/>
                <w:sz w:val="22"/>
                <w:szCs w:val="22"/>
                <w:lang w:val="en-GB"/>
              </w:rPr>
              <w:tab/>
              <w:t xml:space="preserve">Use </w:t>
            </w:r>
            <w:r w:rsidRPr="001972DB">
              <w:rPr>
                <w:rFonts w:ascii="Arial" w:hAnsi="Arial" w:cs="Arial"/>
                <w:b/>
                <w:sz w:val="22"/>
                <w:szCs w:val="22"/>
                <w:lang w:val="en-GB"/>
              </w:rPr>
              <w:t>name of vertical river datum reference level</w:t>
            </w:r>
            <w:r w:rsidRPr="001972DB">
              <w:rPr>
                <w:rFonts w:ascii="Arial" w:hAnsi="Arial" w:cs="Arial"/>
                <w:sz w:val="22"/>
                <w:szCs w:val="22"/>
                <w:lang w:val="en-GB"/>
              </w:rPr>
              <w:t xml:space="preserve"> (</w:t>
            </w:r>
            <w:proofErr w:type="spellStart"/>
            <w:r w:rsidRPr="001972DB">
              <w:rPr>
                <w:rFonts w:ascii="Arial" w:hAnsi="Arial" w:cs="Arial"/>
                <w:sz w:val="22"/>
                <w:szCs w:val="22"/>
                <w:lang w:val="en-GB"/>
              </w:rPr>
              <w:t>vcrlev</w:t>
            </w:r>
            <w:proofErr w:type="spellEnd"/>
            <w:r w:rsidRPr="001972DB">
              <w:rPr>
                <w:rFonts w:ascii="Arial" w:hAnsi="Arial" w:cs="Arial"/>
                <w:sz w:val="22"/>
                <w:szCs w:val="22"/>
                <w:lang w:val="en-GB"/>
              </w:rPr>
              <w:t>)</w:t>
            </w:r>
            <w:r w:rsidRPr="00697F47">
              <w:rPr>
                <w:rFonts w:ascii="Arial" w:hAnsi="Arial" w:cs="Arial"/>
                <w:sz w:val="22"/>
                <w:szCs w:val="22"/>
                <w:lang w:val="en-GB"/>
              </w:rPr>
              <w:t xml:space="preserve"> and </w:t>
            </w:r>
            <w:r w:rsidRPr="005A7768">
              <w:rPr>
                <w:rFonts w:ascii="Arial" w:hAnsi="Arial" w:cs="Arial"/>
                <w:b/>
                <w:sz w:val="22"/>
                <w:szCs w:val="22"/>
                <w:lang w:val="en-GB"/>
              </w:rPr>
              <w:t>vertical river datum reference level value</w:t>
            </w:r>
            <w:r w:rsidRPr="005A7768">
              <w:rPr>
                <w:rFonts w:ascii="Arial" w:hAnsi="Arial" w:cs="Arial"/>
                <w:sz w:val="22"/>
                <w:szCs w:val="22"/>
                <w:lang w:val="en-GB"/>
              </w:rPr>
              <w:t xml:space="preserve"> (</w:t>
            </w:r>
            <w:proofErr w:type="spellStart"/>
            <w:r w:rsidRPr="005A7768">
              <w:rPr>
                <w:rFonts w:ascii="Arial" w:hAnsi="Arial" w:cs="Arial"/>
                <w:sz w:val="22"/>
                <w:szCs w:val="22"/>
                <w:lang w:val="en-GB"/>
              </w:rPr>
              <w:t>vcrval</w:t>
            </w:r>
            <w:proofErr w:type="spellEnd"/>
            <w:r w:rsidRPr="005A7768">
              <w:rPr>
                <w:rFonts w:ascii="Arial" w:hAnsi="Arial" w:cs="Arial"/>
                <w:sz w:val="22"/>
                <w:szCs w:val="22"/>
                <w:lang w:val="en-GB"/>
              </w:rPr>
              <w:t xml:space="preserve">) if the local value and name of vertical river datum reference level (design </w:t>
            </w:r>
            <w:proofErr w:type="spellStart"/>
            <w:r w:rsidRPr="005A7768">
              <w:rPr>
                <w:rFonts w:ascii="Arial" w:hAnsi="Arial" w:cs="Arial"/>
                <w:sz w:val="22"/>
                <w:szCs w:val="22"/>
                <w:lang w:val="en-GB"/>
              </w:rPr>
              <w:t>waterlevel</w:t>
            </w:r>
            <w:proofErr w:type="spellEnd"/>
            <w:r w:rsidRPr="005A7768">
              <w:rPr>
                <w:rFonts w:ascii="Arial" w:hAnsi="Arial" w:cs="Arial"/>
                <w:sz w:val="22"/>
                <w:szCs w:val="22"/>
                <w:lang w:val="en-GB"/>
              </w:rPr>
              <w:t xml:space="preserve"> ) is known.</w:t>
            </w:r>
          </w:p>
          <w:p w14:paraId="4DADE5DD" w14:textId="77777777" w:rsidR="00823210" w:rsidRPr="00050DB7" w:rsidRDefault="00823210" w:rsidP="00694B49">
            <w:pPr>
              <w:spacing w:line="259" w:lineRule="auto"/>
              <w:ind w:left="1098" w:hanging="549"/>
              <w:jc w:val="both"/>
              <w:rPr>
                <w:rFonts w:ascii="Arial" w:hAnsi="Arial" w:cs="Arial"/>
                <w:sz w:val="22"/>
                <w:szCs w:val="22"/>
                <w:lang w:val="en-GB"/>
              </w:rPr>
            </w:pPr>
            <w:r w:rsidRPr="00AE63BF">
              <w:rPr>
                <w:rFonts w:ascii="Arial" w:hAnsi="Arial" w:cs="Arial"/>
                <w:sz w:val="22"/>
                <w:szCs w:val="22"/>
                <w:lang w:val="en-GB"/>
              </w:rPr>
              <w:t>viii</w:t>
            </w:r>
            <w:r w:rsidRPr="00AE63BF">
              <w:rPr>
                <w:rFonts w:ascii="Arial" w:hAnsi="Arial" w:cs="Arial"/>
                <w:sz w:val="22"/>
                <w:szCs w:val="22"/>
                <w:lang w:val="en-GB"/>
              </w:rPr>
              <w:tab/>
            </w:r>
            <w:r w:rsidRPr="002D0D94">
              <w:rPr>
                <w:rFonts w:ascii="Arial" w:hAnsi="Arial" w:cs="Arial"/>
                <w:b/>
                <w:sz w:val="22"/>
                <w:szCs w:val="22"/>
                <w:lang w:val="en-GB"/>
              </w:rPr>
              <w:t>bridge construction</w:t>
            </w:r>
            <w:r>
              <w:rPr>
                <w:rFonts w:ascii="Arial" w:hAnsi="Arial" w:cs="Arial"/>
                <w:sz w:val="22"/>
                <w:szCs w:val="22"/>
                <w:lang w:val="en-GB"/>
              </w:rPr>
              <w:t xml:space="preserve"> (CATBRG) and </w:t>
            </w:r>
            <w:r w:rsidRPr="00AE63BF">
              <w:rPr>
                <w:rFonts w:ascii="Arial" w:hAnsi="Arial" w:cs="Arial"/>
                <w:b/>
                <w:sz w:val="22"/>
                <w:szCs w:val="22"/>
                <w:lang w:val="en-GB"/>
              </w:rPr>
              <w:t>cat</w:t>
            </w:r>
            <w:r w:rsidRPr="00F32EFD">
              <w:rPr>
                <w:rFonts w:ascii="Arial" w:hAnsi="Arial" w:cs="Arial"/>
                <w:b/>
                <w:sz w:val="22"/>
                <w:szCs w:val="22"/>
                <w:lang w:val="en-GB"/>
              </w:rPr>
              <w:t xml:space="preserve">egory of </w:t>
            </w:r>
            <w:r>
              <w:rPr>
                <w:rFonts w:ascii="Arial" w:hAnsi="Arial" w:cs="Arial"/>
                <w:b/>
                <w:sz w:val="22"/>
                <w:szCs w:val="22"/>
                <w:lang w:val="en-GB"/>
              </w:rPr>
              <w:t xml:space="preserve">opening </w:t>
            </w:r>
            <w:r w:rsidRPr="00F32EFD">
              <w:rPr>
                <w:rFonts w:ascii="Arial" w:hAnsi="Arial" w:cs="Arial"/>
                <w:b/>
                <w:sz w:val="22"/>
                <w:szCs w:val="22"/>
                <w:lang w:val="en-GB"/>
              </w:rPr>
              <w:t>bridge</w:t>
            </w:r>
            <w:r w:rsidRPr="00050DB7">
              <w:rPr>
                <w:rFonts w:ascii="Arial" w:hAnsi="Arial" w:cs="Arial"/>
                <w:sz w:val="22"/>
                <w:szCs w:val="22"/>
                <w:lang w:val="en-GB"/>
              </w:rPr>
              <w:t xml:space="preserve"> (CATBRG) ha</w:t>
            </w:r>
            <w:r>
              <w:rPr>
                <w:rFonts w:ascii="Arial" w:hAnsi="Arial" w:cs="Arial"/>
                <w:sz w:val="22"/>
                <w:szCs w:val="22"/>
                <w:lang w:val="en-GB"/>
              </w:rPr>
              <w:t>ve</w:t>
            </w:r>
            <w:r w:rsidRPr="00050DB7">
              <w:rPr>
                <w:rFonts w:ascii="Arial" w:hAnsi="Arial" w:cs="Arial"/>
                <w:sz w:val="22"/>
                <w:szCs w:val="22"/>
                <w:lang w:val="en-GB"/>
              </w:rPr>
              <w:t xml:space="preserve"> to be encoded for the </w:t>
            </w:r>
            <w:r w:rsidRPr="00050DB7">
              <w:rPr>
                <w:rFonts w:ascii="Arial" w:hAnsi="Arial" w:cs="Arial"/>
                <w:b/>
                <w:sz w:val="22"/>
                <w:szCs w:val="22"/>
                <w:lang w:val="en-GB"/>
              </w:rPr>
              <w:t>Bridge</w:t>
            </w:r>
            <w:r w:rsidRPr="00050DB7">
              <w:rPr>
                <w:rFonts w:ascii="Arial" w:hAnsi="Arial" w:cs="Arial"/>
                <w:sz w:val="22"/>
                <w:szCs w:val="22"/>
                <w:lang w:val="en-GB"/>
              </w:rPr>
              <w:t xml:space="preserve"> feature if all spans have the same </w:t>
            </w:r>
            <w:r>
              <w:rPr>
                <w:rFonts w:ascii="Arial" w:hAnsi="Arial" w:cs="Arial"/>
                <w:sz w:val="22"/>
                <w:szCs w:val="22"/>
                <w:lang w:val="en-GB"/>
              </w:rPr>
              <w:t>type</w:t>
            </w:r>
            <w:r w:rsidRPr="00050DB7">
              <w:rPr>
                <w:rFonts w:ascii="Arial" w:hAnsi="Arial" w:cs="Arial"/>
                <w:sz w:val="22"/>
                <w:szCs w:val="22"/>
                <w:lang w:val="en-GB"/>
              </w:rPr>
              <w:t xml:space="preserve">. If they have different </w:t>
            </w:r>
            <w:r>
              <w:rPr>
                <w:rFonts w:ascii="Arial" w:hAnsi="Arial" w:cs="Arial"/>
                <w:sz w:val="22"/>
                <w:szCs w:val="22"/>
                <w:lang w:val="en-GB"/>
              </w:rPr>
              <w:t>types</w:t>
            </w:r>
            <w:r w:rsidRPr="00050DB7">
              <w:rPr>
                <w:rFonts w:ascii="Arial" w:hAnsi="Arial" w:cs="Arial"/>
                <w:sz w:val="22"/>
                <w:szCs w:val="22"/>
                <w:lang w:val="en-GB"/>
              </w:rPr>
              <w:t xml:space="preserve"> the attribute has to be only encoded for the individual spans.</w:t>
            </w:r>
          </w:p>
          <w:p w14:paraId="2358339E" w14:textId="77777777" w:rsidR="00823210" w:rsidRPr="00AE63BF" w:rsidRDefault="00823210" w:rsidP="00694B49">
            <w:pPr>
              <w:spacing w:line="259" w:lineRule="auto"/>
              <w:ind w:left="1098" w:hanging="549"/>
              <w:jc w:val="both"/>
              <w:rPr>
                <w:rFonts w:ascii="Arial" w:hAnsi="Arial" w:cs="Arial"/>
                <w:sz w:val="22"/>
                <w:szCs w:val="22"/>
                <w:lang w:val="en-GB"/>
              </w:rPr>
            </w:pPr>
            <w:r w:rsidRPr="00050DB7">
              <w:rPr>
                <w:rFonts w:ascii="Arial" w:hAnsi="Arial" w:cs="Arial"/>
                <w:sz w:val="22"/>
                <w:szCs w:val="22"/>
                <w:lang w:val="en-GB"/>
              </w:rPr>
              <w:t>ix)</w:t>
            </w:r>
            <w:r w:rsidRPr="00050DB7">
              <w:rPr>
                <w:rFonts w:ascii="Arial" w:hAnsi="Arial" w:cs="Arial"/>
                <w:sz w:val="22"/>
                <w:szCs w:val="22"/>
                <w:lang w:val="en-GB"/>
              </w:rPr>
              <w:tab/>
            </w:r>
            <w:r w:rsidRPr="00050DB7">
              <w:rPr>
                <w:rFonts w:ascii="Arial" w:hAnsi="Arial" w:cs="Arial"/>
                <w:b/>
                <w:sz w:val="22"/>
                <w:szCs w:val="22"/>
                <w:lang w:val="en-GB"/>
              </w:rPr>
              <w:t>Horizontal clearance value</w:t>
            </w:r>
            <w:r w:rsidRPr="00050DB7">
              <w:rPr>
                <w:rFonts w:ascii="Arial" w:hAnsi="Arial" w:cs="Arial"/>
                <w:sz w:val="22"/>
                <w:szCs w:val="22"/>
                <w:lang w:val="en-GB"/>
              </w:rPr>
              <w:t xml:space="preserve"> (HORCLR), </w:t>
            </w:r>
            <w:r w:rsidRPr="00050DB7">
              <w:rPr>
                <w:rFonts w:ascii="Arial" w:hAnsi="Arial" w:cs="Arial"/>
                <w:b/>
                <w:sz w:val="22"/>
                <w:szCs w:val="22"/>
                <w:lang w:val="en-GB"/>
              </w:rPr>
              <w:t xml:space="preserve">vertical clearance closed </w:t>
            </w:r>
            <w:r w:rsidRPr="00050DB7">
              <w:rPr>
                <w:rFonts w:ascii="Arial" w:hAnsi="Arial" w:cs="Arial"/>
                <w:sz w:val="22"/>
                <w:szCs w:val="22"/>
                <w:lang w:val="en-GB"/>
              </w:rPr>
              <w:t xml:space="preserve">(VERCCL) and/or </w:t>
            </w:r>
            <w:r w:rsidRPr="00050DB7">
              <w:rPr>
                <w:rFonts w:ascii="Arial" w:hAnsi="Arial" w:cs="Arial"/>
                <w:b/>
                <w:sz w:val="22"/>
                <w:szCs w:val="22"/>
                <w:lang w:val="en-GB"/>
              </w:rPr>
              <w:t>vertical clearance open</w:t>
            </w:r>
            <w:r w:rsidRPr="00050DB7">
              <w:rPr>
                <w:rFonts w:ascii="Arial" w:hAnsi="Arial" w:cs="Arial"/>
                <w:sz w:val="22"/>
                <w:szCs w:val="22"/>
                <w:lang w:val="en-GB"/>
              </w:rPr>
              <w:t xml:space="preserve"> (VERCOP), </w:t>
            </w:r>
            <w:r w:rsidRPr="00050DB7">
              <w:rPr>
                <w:rFonts w:ascii="Arial" w:hAnsi="Arial" w:cs="Arial"/>
                <w:b/>
                <w:sz w:val="22"/>
                <w:szCs w:val="22"/>
                <w:lang w:val="en-GB"/>
              </w:rPr>
              <w:t>waterway distance</w:t>
            </w:r>
            <w:r w:rsidRPr="00050DB7">
              <w:rPr>
                <w:rFonts w:ascii="Arial" w:hAnsi="Arial" w:cs="Arial"/>
                <w:sz w:val="22"/>
                <w:szCs w:val="22"/>
                <w:lang w:val="en-GB"/>
              </w:rPr>
              <w:t xml:space="preserve"> (WTWDIS) and </w:t>
            </w:r>
            <w:r w:rsidRPr="00050DB7">
              <w:rPr>
                <w:rFonts w:ascii="Arial" w:hAnsi="Arial" w:cs="Arial"/>
                <w:b/>
                <w:sz w:val="22"/>
                <w:szCs w:val="22"/>
                <w:lang w:val="en-GB"/>
              </w:rPr>
              <w:t>height/length</w:t>
            </w:r>
            <w:r w:rsidRPr="001972DB">
              <w:rPr>
                <w:rFonts w:ascii="Arial" w:hAnsi="Arial" w:cs="Arial"/>
                <w:b/>
                <w:sz w:val="22"/>
                <w:szCs w:val="22"/>
                <w:lang w:val="en-GB"/>
              </w:rPr>
              <w:t xml:space="preserve"> units</w:t>
            </w:r>
            <w:r w:rsidRPr="001972DB">
              <w:rPr>
                <w:rFonts w:ascii="Arial" w:hAnsi="Arial" w:cs="Arial"/>
                <w:sz w:val="22"/>
                <w:szCs w:val="22"/>
                <w:lang w:val="en-GB"/>
              </w:rPr>
              <w:t xml:space="preserve"> (HUNITS) must be encoded for spans over navigable water. </w:t>
            </w:r>
            <w:r w:rsidRPr="00697F47">
              <w:rPr>
                <w:rFonts w:ascii="Arial" w:hAnsi="Arial" w:cs="Arial"/>
                <w:b/>
                <w:sz w:val="22"/>
                <w:szCs w:val="22"/>
                <w:lang w:val="en-GB"/>
              </w:rPr>
              <w:t>Vertical clearance</w:t>
            </w:r>
            <w:r w:rsidRPr="005A7768">
              <w:rPr>
                <w:rFonts w:ascii="Arial" w:hAnsi="Arial" w:cs="Arial"/>
                <w:b/>
                <w:sz w:val="22"/>
                <w:szCs w:val="22"/>
                <w:lang w:val="en-GB"/>
              </w:rPr>
              <w:t xml:space="preserve"> value</w:t>
            </w:r>
            <w:r w:rsidRPr="005A7768">
              <w:rPr>
                <w:rFonts w:ascii="Arial" w:hAnsi="Arial" w:cs="Arial"/>
                <w:sz w:val="22"/>
                <w:szCs w:val="22"/>
                <w:lang w:val="en-GB"/>
              </w:rPr>
              <w:t xml:space="preserve"> (VERCLR) should not be encoded for </w:t>
            </w:r>
            <w:r w:rsidRPr="002469A6">
              <w:rPr>
                <w:rFonts w:ascii="Arial" w:hAnsi="Arial" w:cs="Arial"/>
                <w:sz w:val="22"/>
                <w:szCs w:val="22"/>
                <w:lang w:val="en-GB"/>
              </w:rPr>
              <w:t>spans</w:t>
            </w:r>
            <w:r w:rsidRPr="00AE63BF">
              <w:rPr>
                <w:rFonts w:ascii="Arial" w:hAnsi="Arial" w:cs="Arial"/>
                <w:sz w:val="22"/>
                <w:szCs w:val="22"/>
                <w:lang w:val="en-GB"/>
              </w:rPr>
              <w:t xml:space="preserve"> over non-navigable water.</w:t>
            </w:r>
          </w:p>
          <w:p w14:paraId="09C0F032" w14:textId="77777777" w:rsidR="00823210" w:rsidRPr="00050DB7" w:rsidRDefault="00823210" w:rsidP="00694B49">
            <w:pPr>
              <w:spacing w:line="259" w:lineRule="auto"/>
              <w:ind w:left="549" w:hanging="549"/>
              <w:jc w:val="both"/>
              <w:rPr>
                <w:rFonts w:ascii="Arial" w:hAnsi="Arial" w:cs="Arial"/>
                <w:sz w:val="22"/>
                <w:szCs w:val="22"/>
                <w:lang w:val="en-GB"/>
              </w:rPr>
            </w:pPr>
          </w:p>
        </w:tc>
      </w:tr>
    </w:tbl>
    <w:p w14:paraId="41B196A2" w14:textId="1A22E59D" w:rsidR="00823210" w:rsidRDefault="00823210">
      <w:pPr>
        <w:spacing w:after="0"/>
        <w:rPr>
          <w:rFonts w:ascii="Arial" w:hAnsi="Arial" w:cs="Arial"/>
          <w:i/>
          <w:sz w:val="18"/>
          <w:szCs w:val="20"/>
          <w:lang w:val="en-GB"/>
        </w:rPr>
      </w:pPr>
      <w:r w:rsidRPr="0057264D">
        <w:rPr>
          <w:rFonts w:ascii="Arial" w:hAnsi="Arial" w:cs="Arial"/>
          <w:b/>
          <w:lang w:val="en-GB"/>
        </w:rPr>
        <w:t xml:space="preserve"> </w:t>
      </w:r>
      <w:r w:rsidRPr="0057264D">
        <w:rPr>
          <w:rFonts w:ascii="Arial" w:hAnsi="Arial" w:cs="Arial"/>
          <w:lang w:val="en-GB"/>
        </w:rPr>
        <w:br w:type="page"/>
      </w:r>
    </w:p>
    <w:p w14:paraId="3417FFFA" w14:textId="77777777" w:rsidR="00E36E9A" w:rsidRDefault="00E36E9A" w:rsidP="00916F7A">
      <w:pPr>
        <w:rPr>
          <w:vanish/>
          <w:lang w:val="en-GB"/>
        </w:rPr>
      </w:pPr>
    </w:p>
    <w:sectPr w:rsidR="00E36E9A" w:rsidSect="00823210">
      <w:pgSz w:w="11900" w:h="16840"/>
      <w:pgMar w:top="1417" w:right="1417" w:bottom="1417" w:left="849"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E5F61" w14:textId="77777777" w:rsidR="00B70CD7" w:rsidRDefault="00B70CD7" w:rsidP="00E415B6">
      <w:pPr>
        <w:spacing w:after="0"/>
      </w:pPr>
      <w:r>
        <w:separator/>
      </w:r>
    </w:p>
  </w:endnote>
  <w:endnote w:type="continuationSeparator" w:id="0">
    <w:p w14:paraId="59DE692B" w14:textId="77777777" w:rsidR="00B70CD7" w:rsidRDefault="00B70CD7" w:rsidP="00E415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8B875" w14:textId="77777777" w:rsidR="00B70CD7" w:rsidRDefault="00B70CD7" w:rsidP="00E415B6">
      <w:pPr>
        <w:spacing w:after="0"/>
      </w:pPr>
      <w:r>
        <w:separator/>
      </w:r>
    </w:p>
  </w:footnote>
  <w:footnote w:type="continuationSeparator" w:id="0">
    <w:p w14:paraId="045954FF" w14:textId="77777777" w:rsidR="00B70CD7" w:rsidRDefault="00B70CD7" w:rsidP="00E415B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AFB81" w14:textId="77777777" w:rsidR="00FA3A52" w:rsidRPr="00E415B6" w:rsidRDefault="00FA3A52" w:rsidP="0005464C">
    <w:pPr>
      <w:pStyle w:val="Koptekst"/>
      <w:spacing w:after="120"/>
      <w:rPr>
        <w:rFonts w:ascii="Arial" w:hAnsi="Arial" w:cs="Arial"/>
      </w:rPr>
    </w:pPr>
    <w:r w:rsidRPr="000A2391">
      <w:rPr>
        <w:noProof/>
        <w:lang w:val="de-DE"/>
      </w:rPr>
      <w:drawing>
        <wp:inline distT="0" distB="0" distL="0" distR="0" wp14:anchorId="5B23B8C2" wp14:editId="0473D6FA">
          <wp:extent cx="2733675" cy="6000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hg-logo.gif"/>
                  <pic:cNvPicPr/>
                </pic:nvPicPr>
                <pic:blipFill>
                  <a:blip r:embed="rId1">
                    <a:extLst>
                      <a:ext uri="{28A0092B-C50C-407E-A947-70E740481C1C}">
                        <a14:useLocalDpi xmlns:a14="http://schemas.microsoft.com/office/drawing/2010/main" val="0"/>
                      </a:ext>
                    </a:extLst>
                  </a:blip>
                  <a:stretch>
                    <a:fillRect/>
                  </a:stretch>
                </pic:blipFill>
                <pic:spPr>
                  <a:xfrm>
                    <a:off x="0" y="0"/>
                    <a:ext cx="2733675" cy="6000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3A5A1596"/>
    <w:lvl w:ilvl="0">
      <w:start w:val="1"/>
      <w:numFmt w:val="bullet"/>
      <w:pStyle w:val="Lijstopsomteken2"/>
      <w:lvlText w:val=""/>
      <w:lvlJc w:val="left"/>
      <w:pPr>
        <w:tabs>
          <w:tab w:val="num" w:pos="5279"/>
        </w:tabs>
        <w:ind w:left="5279" w:hanging="360"/>
      </w:pPr>
      <w:rPr>
        <w:rFonts w:ascii="Symbol" w:hAnsi="Symbol" w:hint="default"/>
      </w:rPr>
    </w:lvl>
  </w:abstractNum>
  <w:abstractNum w:abstractNumId="1" w15:restartNumberingAfterBreak="0">
    <w:nsid w:val="FFFFFF89"/>
    <w:multiLevelType w:val="singleLevel"/>
    <w:tmpl w:val="3C4A2EBC"/>
    <w:lvl w:ilvl="0">
      <w:start w:val="1"/>
      <w:numFmt w:val="bullet"/>
      <w:pStyle w:val="Lijstopsomteken"/>
      <w:lvlText w:val=""/>
      <w:lvlJc w:val="left"/>
      <w:pPr>
        <w:tabs>
          <w:tab w:val="num" w:pos="360"/>
        </w:tabs>
        <w:ind w:left="360" w:hanging="360"/>
      </w:pPr>
      <w:rPr>
        <w:rFonts w:ascii="Symbol" w:hAnsi="Symbol" w:hint="default"/>
      </w:rPr>
    </w:lvl>
  </w:abstractNum>
  <w:abstractNum w:abstractNumId="2" w15:restartNumberingAfterBreak="0">
    <w:nsid w:val="0ACB4064"/>
    <w:multiLevelType w:val="hybridMultilevel"/>
    <w:tmpl w:val="6A32746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901F82"/>
    <w:multiLevelType w:val="hybridMultilevel"/>
    <w:tmpl w:val="DB3AEA88"/>
    <w:lvl w:ilvl="0" w:tplc="E9DAE2D4">
      <w:start w:val="1"/>
      <w:numFmt w:val="bullet"/>
      <w:lvlText w:val=""/>
      <w:lvlJc w:val="left"/>
      <w:pPr>
        <w:tabs>
          <w:tab w:val="num" w:pos="360"/>
        </w:tabs>
        <w:ind w:left="360" w:hanging="360"/>
      </w:pPr>
      <w:rPr>
        <w:rFonts w:ascii="Symbol" w:hAnsi="Symbol" w:hint="default"/>
        <w:b w:val="0"/>
        <w:sz w:val="20"/>
        <w:szCs w:val="20"/>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4EB5BB7"/>
    <w:multiLevelType w:val="hybridMultilevel"/>
    <w:tmpl w:val="6A92CB26"/>
    <w:lvl w:ilvl="0" w:tplc="E83E2C20">
      <w:start w:val="1"/>
      <w:numFmt w:val="bullet"/>
      <w:lvlText w:val="•"/>
      <w:lvlJc w:val="left"/>
      <w:pPr>
        <w:ind w:left="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507E0C">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828838">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50F15C">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F2CB34">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685608">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264B42">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BA533C">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6E27A8">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A6B4E7A"/>
    <w:multiLevelType w:val="hybridMultilevel"/>
    <w:tmpl w:val="E9087ECC"/>
    <w:lvl w:ilvl="0" w:tplc="DD42D750">
      <w:start w:val="1"/>
      <w:numFmt w:val="bullet"/>
      <w:lvlText w:val="•"/>
      <w:lvlJc w:val="left"/>
      <w:pPr>
        <w:ind w:left="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D4E96C">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3C2618">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663DE">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48B758">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542372">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A44BD8">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FA3760">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DC1BFA">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B5D38E5"/>
    <w:multiLevelType w:val="multilevel"/>
    <w:tmpl w:val="073E33DA"/>
    <w:lvl w:ilvl="0">
      <w:start w:val="1"/>
      <w:numFmt w:val="upperLetter"/>
      <w:pStyle w:val="Kop1"/>
      <w:lvlText w:val="%1"/>
      <w:lvlJc w:val="left"/>
      <w:pPr>
        <w:tabs>
          <w:tab w:val="num" w:pos="360"/>
        </w:tabs>
        <w:ind w:left="340" w:hanging="340"/>
      </w:pPr>
      <w:rPr>
        <w:rFonts w:hint="default"/>
        <w:b/>
        <w:i w:val="0"/>
        <w:sz w:val="34"/>
        <w:szCs w:val="34"/>
      </w:rPr>
    </w:lvl>
    <w:lvl w:ilvl="1">
      <w:start w:val="6"/>
      <w:numFmt w:val="decimal"/>
      <w:lvlText w:val="6.%2"/>
      <w:lvlJc w:val="left"/>
      <w:pPr>
        <w:ind w:left="360" w:hanging="360"/>
      </w:pPr>
      <w:rPr>
        <w:rFonts w:hint="default"/>
      </w:rPr>
    </w:lvl>
    <w:lvl w:ilvl="2">
      <w:start w:val="1"/>
      <w:numFmt w:val="none"/>
      <w:pStyle w:val="Kop3"/>
      <w:lvlText w:val=""/>
      <w:lvlJc w:val="left"/>
      <w:pPr>
        <w:tabs>
          <w:tab w:val="num" w:pos="1800"/>
        </w:tabs>
        <w:ind w:left="1440" w:firstLine="0"/>
      </w:pPr>
      <w:rPr>
        <w:rFonts w:hint="default"/>
        <w:b/>
        <w:i w:val="0"/>
        <w:sz w:val="28"/>
        <w:szCs w:val="28"/>
      </w:rPr>
    </w:lvl>
    <w:lvl w:ilvl="3">
      <w:start w:val="1"/>
      <w:numFmt w:val="none"/>
      <w:lvlText w:val=""/>
      <w:lvlJc w:val="left"/>
      <w:pPr>
        <w:tabs>
          <w:tab w:val="num" w:pos="2520"/>
        </w:tabs>
        <w:ind w:left="2160" w:firstLine="0"/>
      </w:pPr>
      <w:rPr>
        <w:rFonts w:hint="default"/>
      </w:rPr>
    </w:lvl>
    <w:lvl w:ilvl="4">
      <w:start w:val="1"/>
      <w:numFmt w:val="decimal"/>
      <w:pStyle w:val="Kop5"/>
      <w:lvlText w:val="(%5)"/>
      <w:lvlJc w:val="left"/>
      <w:pPr>
        <w:tabs>
          <w:tab w:val="num" w:pos="3240"/>
        </w:tabs>
        <w:ind w:left="2880" w:firstLine="0"/>
      </w:pPr>
      <w:rPr>
        <w:rFonts w:hint="default"/>
      </w:rPr>
    </w:lvl>
    <w:lvl w:ilvl="5">
      <w:start w:val="1"/>
      <w:numFmt w:val="lowerLetter"/>
      <w:pStyle w:val="Kop6"/>
      <w:lvlText w:val="(%6)"/>
      <w:lvlJc w:val="left"/>
      <w:pPr>
        <w:tabs>
          <w:tab w:val="num" w:pos="3960"/>
        </w:tabs>
        <w:ind w:left="3600" w:firstLine="0"/>
      </w:pPr>
      <w:rPr>
        <w:rFonts w:hint="default"/>
      </w:rPr>
    </w:lvl>
    <w:lvl w:ilvl="6">
      <w:start w:val="1"/>
      <w:numFmt w:val="lowerRoman"/>
      <w:pStyle w:val="Kop7"/>
      <w:lvlText w:val="(%7)"/>
      <w:lvlJc w:val="left"/>
      <w:pPr>
        <w:tabs>
          <w:tab w:val="num" w:pos="4680"/>
        </w:tabs>
        <w:ind w:left="4320" w:firstLine="0"/>
      </w:pPr>
      <w:rPr>
        <w:rFonts w:hint="default"/>
      </w:rPr>
    </w:lvl>
    <w:lvl w:ilvl="7">
      <w:start w:val="1"/>
      <w:numFmt w:val="lowerLetter"/>
      <w:pStyle w:val="Kop8"/>
      <w:lvlText w:val="(%8)"/>
      <w:lvlJc w:val="left"/>
      <w:pPr>
        <w:tabs>
          <w:tab w:val="num" w:pos="5400"/>
        </w:tabs>
        <w:ind w:left="5040" w:firstLine="0"/>
      </w:pPr>
      <w:rPr>
        <w:rFonts w:hint="default"/>
      </w:rPr>
    </w:lvl>
    <w:lvl w:ilvl="8">
      <w:start w:val="1"/>
      <w:numFmt w:val="lowerRoman"/>
      <w:pStyle w:val="Kop9"/>
      <w:lvlText w:val="(%9)"/>
      <w:lvlJc w:val="left"/>
      <w:pPr>
        <w:tabs>
          <w:tab w:val="num" w:pos="6120"/>
        </w:tabs>
        <w:ind w:left="5760" w:firstLine="0"/>
      </w:pPr>
      <w:rPr>
        <w:rFonts w:hint="default"/>
      </w:rPr>
    </w:lvl>
  </w:abstractNum>
  <w:abstractNum w:abstractNumId="7" w15:restartNumberingAfterBreak="0">
    <w:nsid w:val="68A42F80"/>
    <w:multiLevelType w:val="hybridMultilevel"/>
    <w:tmpl w:val="E01AF5E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16cid:durableId="36857348">
    <w:abstractNumId w:val="6"/>
  </w:num>
  <w:num w:numId="2" w16cid:durableId="644429728">
    <w:abstractNumId w:val="1"/>
  </w:num>
  <w:num w:numId="3" w16cid:durableId="1653294763">
    <w:abstractNumId w:val="0"/>
  </w:num>
  <w:num w:numId="4" w16cid:durableId="47149785">
    <w:abstractNumId w:val="4"/>
  </w:num>
  <w:num w:numId="5" w16cid:durableId="1933707330">
    <w:abstractNumId w:val="5"/>
  </w:num>
  <w:num w:numId="6" w16cid:durableId="158234486">
    <w:abstractNumId w:val="2"/>
  </w:num>
  <w:num w:numId="7" w16cid:durableId="559680218">
    <w:abstractNumId w:val="3"/>
  </w:num>
  <w:num w:numId="8" w16cid:durableId="1232691137">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rnd Birklhuber">
    <w15:presenceInfo w15:providerId="AD" w15:userId="S-1-5-21-488040868-4244228847-1048680791-128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C24"/>
    <w:rsid w:val="00000BEC"/>
    <w:rsid w:val="0004407D"/>
    <w:rsid w:val="0005464C"/>
    <w:rsid w:val="00055842"/>
    <w:rsid w:val="00076ED3"/>
    <w:rsid w:val="00093C24"/>
    <w:rsid w:val="000951F0"/>
    <w:rsid w:val="000A2391"/>
    <w:rsid w:val="000A3400"/>
    <w:rsid w:val="000A6258"/>
    <w:rsid w:val="000D2FFB"/>
    <w:rsid w:val="000F3E67"/>
    <w:rsid w:val="001262BF"/>
    <w:rsid w:val="00175E1E"/>
    <w:rsid w:val="001826BE"/>
    <w:rsid w:val="00186A87"/>
    <w:rsid w:val="001B6765"/>
    <w:rsid w:val="001B71FA"/>
    <w:rsid w:val="001C48E7"/>
    <w:rsid w:val="001E03FD"/>
    <w:rsid w:val="001E2CD4"/>
    <w:rsid w:val="00206030"/>
    <w:rsid w:val="002151AF"/>
    <w:rsid w:val="00224469"/>
    <w:rsid w:val="002353CA"/>
    <w:rsid w:val="002403B9"/>
    <w:rsid w:val="00243516"/>
    <w:rsid w:val="00253FAE"/>
    <w:rsid w:val="0026425A"/>
    <w:rsid w:val="002A7AD0"/>
    <w:rsid w:val="002B65EA"/>
    <w:rsid w:val="002E48C8"/>
    <w:rsid w:val="002F4AC7"/>
    <w:rsid w:val="00310403"/>
    <w:rsid w:val="0032070C"/>
    <w:rsid w:val="003329BF"/>
    <w:rsid w:val="00384DC4"/>
    <w:rsid w:val="003A1E84"/>
    <w:rsid w:val="003A3923"/>
    <w:rsid w:val="003A581D"/>
    <w:rsid w:val="003F706A"/>
    <w:rsid w:val="004119EC"/>
    <w:rsid w:val="00442A09"/>
    <w:rsid w:val="00450477"/>
    <w:rsid w:val="0046091F"/>
    <w:rsid w:val="00463514"/>
    <w:rsid w:val="004778F5"/>
    <w:rsid w:val="004A70D5"/>
    <w:rsid w:val="004C1B4F"/>
    <w:rsid w:val="004D0A29"/>
    <w:rsid w:val="004E230C"/>
    <w:rsid w:val="004F7F79"/>
    <w:rsid w:val="00575C3B"/>
    <w:rsid w:val="00582FB8"/>
    <w:rsid w:val="005C01BC"/>
    <w:rsid w:val="006179DD"/>
    <w:rsid w:val="00622315"/>
    <w:rsid w:val="00653636"/>
    <w:rsid w:val="00661EA3"/>
    <w:rsid w:val="00686B6E"/>
    <w:rsid w:val="006906C9"/>
    <w:rsid w:val="006A4126"/>
    <w:rsid w:val="006A7BA5"/>
    <w:rsid w:val="006D2B07"/>
    <w:rsid w:val="006D4578"/>
    <w:rsid w:val="006F0AFB"/>
    <w:rsid w:val="006F5517"/>
    <w:rsid w:val="00752746"/>
    <w:rsid w:val="00752F10"/>
    <w:rsid w:val="0075350C"/>
    <w:rsid w:val="00756AFB"/>
    <w:rsid w:val="0077286B"/>
    <w:rsid w:val="00774A66"/>
    <w:rsid w:val="007967FD"/>
    <w:rsid w:val="007C2891"/>
    <w:rsid w:val="007D298A"/>
    <w:rsid w:val="007E22E7"/>
    <w:rsid w:val="008017AF"/>
    <w:rsid w:val="0081201F"/>
    <w:rsid w:val="00822339"/>
    <w:rsid w:val="00823210"/>
    <w:rsid w:val="00835719"/>
    <w:rsid w:val="008447D7"/>
    <w:rsid w:val="00853737"/>
    <w:rsid w:val="008949E4"/>
    <w:rsid w:val="008A07F4"/>
    <w:rsid w:val="008A1D13"/>
    <w:rsid w:val="008B7FF0"/>
    <w:rsid w:val="008D3ED4"/>
    <w:rsid w:val="008E3612"/>
    <w:rsid w:val="00912837"/>
    <w:rsid w:val="00916F7A"/>
    <w:rsid w:val="00934DE7"/>
    <w:rsid w:val="009433D8"/>
    <w:rsid w:val="00946D46"/>
    <w:rsid w:val="00964EA0"/>
    <w:rsid w:val="0099682B"/>
    <w:rsid w:val="009A5B5C"/>
    <w:rsid w:val="009B258A"/>
    <w:rsid w:val="009B6D07"/>
    <w:rsid w:val="009C084F"/>
    <w:rsid w:val="009E4E8F"/>
    <w:rsid w:val="00A028C5"/>
    <w:rsid w:val="00A2464E"/>
    <w:rsid w:val="00A266B7"/>
    <w:rsid w:val="00A31DD1"/>
    <w:rsid w:val="00A34B84"/>
    <w:rsid w:val="00A457C9"/>
    <w:rsid w:val="00A81E3B"/>
    <w:rsid w:val="00AC7CA2"/>
    <w:rsid w:val="00AD0DFC"/>
    <w:rsid w:val="00AD3608"/>
    <w:rsid w:val="00AE32C5"/>
    <w:rsid w:val="00B02871"/>
    <w:rsid w:val="00B056BA"/>
    <w:rsid w:val="00B075EC"/>
    <w:rsid w:val="00B40E67"/>
    <w:rsid w:val="00B44956"/>
    <w:rsid w:val="00B70CD7"/>
    <w:rsid w:val="00B73079"/>
    <w:rsid w:val="00B80CA0"/>
    <w:rsid w:val="00B954A8"/>
    <w:rsid w:val="00B96BDA"/>
    <w:rsid w:val="00BD0341"/>
    <w:rsid w:val="00BD2C0B"/>
    <w:rsid w:val="00C05339"/>
    <w:rsid w:val="00C146EF"/>
    <w:rsid w:val="00C254A4"/>
    <w:rsid w:val="00C257C3"/>
    <w:rsid w:val="00C6539B"/>
    <w:rsid w:val="00C72D33"/>
    <w:rsid w:val="00C72EB1"/>
    <w:rsid w:val="00C915BB"/>
    <w:rsid w:val="00CA2EF6"/>
    <w:rsid w:val="00CC0010"/>
    <w:rsid w:val="00CD4101"/>
    <w:rsid w:val="00CD4D12"/>
    <w:rsid w:val="00CD5A27"/>
    <w:rsid w:val="00CE238A"/>
    <w:rsid w:val="00D001AC"/>
    <w:rsid w:val="00D05DF2"/>
    <w:rsid w:val="00D125FD"/>
    <w:rsid w:val="00D34A2A"/>
    <w:rsid w:val="00D4484E"/>
    <w:rsid w:val="00D44E9A"/>
    <w:rsid w:val="00D543DF"/>
    <w:rsid w:val="00D70D2A"/>
    <w:rsid w:val="00D874AE"/>
    <w:rsid w:val="00DA2F56"/>
    <w:rsid w:val="00DE4B4A"/>
    <w:rsid w:val="00E00F7B"/>
    <w:rsid w:val="00E11788"/>
    <w:rsid w:val="00E36E9A"/>
    <w:rsid w:val="00E415B6"/>
    <w:rsid w:val="00E56059"/>
    <w:rsid w:val="00E72FD0"/>
    <w:rsid w:val="00E77011"/>
    <w:rsid w:val="00E86F3C"/>
    <w:rsid w:val="00EB1171"/>
    <w:rsid w:val="00EC3994"/>
    <w:rsid w:val="00EE7B9A"/>
    <w:rsid w:val="00F011C9"/>
    <w:rsid w:val="00F01EA8"/>
    <w:rsid w:val="00F12E14"/>
    <w:rsid w:val="00F25D1B"/>
    <w:rsid w:val="00F3684C"/>
    <w:rsid w:val="00F53DAA"/>
    <w:rsid w:val="00F71356"/>
    <w:rsid w:val="00F83970"/>
    <w:rsid w:val="00F86FDA"/>
    <w:rsid w:val="00F924DD"/>
    <w:rsid w:val="00FA3A52"/>
    <w:rsid w:val="00FC468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E5A6B6"/>
  <w14:defaultImageDpi w14:val="300"/>
  <w15:docId w15:val="{52CFD2D0-868B-40BC-A90B-444CEB87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48E7"/>
    <w:pPr>
      <w:spacing w:after="120"/>
    </w:pPr>
    <w:rPr>
      <w:rFonts w:ascii="Times New Roman" w:eastAsia="Times New Roman" w:hAnsi="Times New Roman" w:cs="Times New Roman"/>
      <w:lang w:val="de-AT" w:eastAsia="de-DE"/>
    </w:rPr>
  </w:style>
  <w:style w:type="paragraph" w:styleId="Kop1">
    <w:name w:val="heading 1"/>
    <w:basedOn w:val="Standaard"/>
    <w:next w:val="Standaard"/>
    <w:link w:val="Kop1Char"/>
    <w:qFormat/>
    <w:rsid w:val="00B02871"/>
    <w:pPr>
      <w:keepNext/>
      <w:numPr>
        <w:numId w:val="1"/>
      </w:numPr>
      <w:pBdr>
        <w:top w:val="single" w:sz="4" w:space="1" w:color="auto"/>
        <w:left w:val="single" w:sz="4" w:space="4" w:color="auto"/>
        <w:bottom w:val="single" w:sz="4" w:space="1" w:color="auto"/>
        <w:right w:val="single" w:sz="4" w:space="4" w:color="auto"/>
      </w:pBdr>
      <w:shd w:val="clear" w:color="auto" w:fill="C0C0C0"/>
      <w:spacing w:after="0"/>
      <w:jc w:val="right"/>
      <w:outlineLvl w:val="0"/>
    </w:pPr>
    <w:rPr>
      <w:rFonts w:ascii="Arial" w:hAnsi="Arial" w:cs="Arial"/>
      <w:b/>
      <w:bCs/>
      <w:kern w:val="32"/>
      <w:sz w:val="34"/>
      <w:szCs w:val="34"/>
      <w:lang w:eastAsia="de-AT"/>
    </w:rPr>
  </w:style>
  <w:style w:type="paragraph" w:styleId="Kop2">
    <w:name w:val="heading 2"/>
    <w:basedOn w:val="Standaard"/>
    <w:next w:val="Standaard"/>
    <w:link w:val="Kop2Char"/>
    <w:qFormat/>
    <w:rsid w:val="00B02871"/>
    <w:pPr>
      <w:keepNext/>
      <w:spacing w:before="360"/>
      <w:outlineLvl w:val="1"/>
    </w:pPr>
    <w:rPr>
      <w:rFonts w:ascii="Arial" w:hAnsi="Arial" w:cs="Arial"/>
      <w:b/>
      <w:bCs/>
      <w:iCs/>
      <w:sz w:val="28"/>
      <w:szCs w:val="28"/>
      <w:u w:val="single"/>
      <w:lang w:eastAsia="de-AT"/>
    </w:rPr>
  </w:style>
  <w:style w:type="paragraph" w:styleId="Kop3">
    <w:name w:val="heading 3"/>
    <w:basedOn w:val="Standaard"/>
    <w:next w:val="Standaard"/>
    <w:link w:val="Kop3Char"/>
    <w:qFormat/>
    <w:rsid w:val="00B02871"/>
    <w:pPr>
      <w:keepNext/>
      <w:numPr>
        <w:ilvl w:val="2"/>
        <w:numId w:val="1"/>
      </w:numPr>
      <w:shd w:val="clear" w:color="auto" w:fill="E0E0E0"/>
      <w:spacing w:after="0"/>
      <w:outlineLvl w:val="2"/>
    </w:pPr>
    <w:rPr>
      <w:rFonts w:ascii="Arial" w:hAnsi="Arial" w:cs="Arial"/>
      <w:b/>
      <w:bCs/>
      <w:sz w:val="28"/>
      <w:szCs w:val="28"/>
      <w:lang w:eastAsia="de-AT"/>
    </w:rPr>
  </w:style>
  <w:style w:type="paragraph" w:styleId="Kop4">
    <w:name w:val="heading 4"/>
    <w:basedOn w:val="Standaard"/>
    <w:next w:val="Standaard"/>
    <w:link w:val="Kop4Char"/>
    <w:qFormat/>
    <w:rsid w:val="00B02871"/>
    <w:pPr>
      <w:keepNext/>
      <w:outlineLvl w:val="3"/>
    </w:pPr>
    <w:rPr>
      <w:rFonts w:ascii="Arial" w:hAnsi="Arial"/>
      <w:b/>
      <w:bCs/>
      <w:i/>
      <w:lang w:eastAsia="de-AT"/>
    </w:rPr>
  </w:style>
  <w:style w:type="paragraph" w:styleId="Kop5">
    <w:name w:val="heading 5"/>
    <w:basedOn w:val="Standaard"/>
    <w:next w:val="Standaard"/>
    <w:link w:val="Kop5Char"/>
    <w:qFormat/>
    <w:rsid w:val="00B02871"/>
    <w:pPr>
      <w:numPr>
        <w:ilvl w:val="4"/>
        <w:numId w:val="1"/>
      </w:numPr>
      <w:spacing w:before="240" w:after="60"/>
      <w:outlineLvl w:val="4"/>
    </w:pPr>
    <w:rPr>
      <w:b/>
      <w:bCs/>
      <w:i/>
      <w:iCs/>
      <w:sz w:val="26"/>
      <w:szCs w:val="26"/>
      <w:lang w:eastAsia="de-AT"/>
    </w:rPr>
  </w:style>
  <w:style w:type="paragraph" w:styleId="Kop6">
    <w:name w:val="heading 6"/>
    <w:basedOn w:val="Standaard"/>
    <w:next w:val="Standaard"/>
    <w:link w:val="Kop6Char"/>
    <w:qFormat/>
    <w:rsid w:val="00B02871"/>
    <w:pPr>
      <w:numPr>
        <w:ilvl w:val="5"/>
        <w:numId w:val="1"/>
      </w:numPr>
      <w:spacing w:before="240" w:after="60"/>
      <w:outlineLvl w:val="5"/>
    </w:pPr>
    <w:rPr>
      <w:b/>
      <w:bCs/>
      <w:sz w:val="22"/>
      <w:szCs w:val="22"/>
      <w:lang w:eastAsia="de-AT"/>
    </w:rPr>
  </w:style>
  <w:style w:type="paragraph" w:styleId="Kop7">
    <w:name w:val="heading 7"/>
    <w:basedOn w:val="Standaard"/>
    <w:next w:val="Standaard"/>
    <w:link w:val="Kop7Char"/>
    <w:qFormat/>
    <w:rsid w:val="00B02871"/>
    <w:pPr>
      <w:numPr>
        <w:ilvl w:val="6"/>
        <w:numId w:val="1"/>
      </w:numPr>
      <w:spacing w:before="240" w:after="60"/>
      <w:outlineLvl w:val="6"/>
    </w:pPr>
    <w:rPr>
      <w:lang w:eastAsia="de-AT"/>
    </w:rPr>
  </w:style>
  <w:style w:type="paragraph" w:styleId="Kop8">
    <w:name w:val="heading 8"/>
    <w:basedOn w:val="Standaard"/>
    <w:next w:val="Standaard"/>
    <w:link w:val="Kop8Char"/>
    <w:qFormat/>
    <w:rsid w:val="00B02871"/>
    <w:pPr>
      <w:numPr>
        <w:ilvl w:val="7"/>
        <w:numId w:val="1"/>
      </w:numPr>
      <w:spacing w:before="240" w:after="60"/>
      <w:outlineLvl w:val="7"/>
    </w:pPr>
    <w:rPr>
      <w:i/>
      <w:iCs/>
      <w:lang w:eastAsia="de-AT"/>
    </w:rPr>
  </w:style>
  <w:style w:type="paragraph" w:styleId="Kop9">
    <w:name w:val="heading 9"/>
    <w:basedOn w:val="Standaard"/>
    <w:next w:val="Standaard"/>
    <w:link w:val="Kop9Char"/>
    <w:qFormat/>
    <w:rsid w:val="00B02871"/>
    <w:pPr>
      <w:numPr>
        <w:ilvl w:val="8"/>
        <w:numId w:val="1"/>
      </w:numPr>
      <w:spacing w:before="240" w:after="60"/>
      <w:outlineLvl w:val="8"/>
    </w:pPr>
    <w:rPr>
      <w:rFonts w:ascii="Arial" w:hAnsi="Arial" w:cs="Arial"/>
      <w:sz w:val="22"/>
      <w:szCs w:val="22"/>
      <w:lang w:eastAsia="de-AT"/>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efault">
    <w:name w:val="Default"/>
    <w:pPr>
      <w:autoSpaceDE w:val="0"/>
      <w:autoSpaceDN w:val="0"/>
      <w:adjustRightInd w:val="0"/>
    </w:pPr>
    <w:rPr>
      <w:rFonts w:ascii="Arial" w:hAnsi="Arial" w:cs="Arial"/>
      <w:color w:val="000000"/>
      <w:lang w:val="nl-BE"/>
    </w:rPr>
  </w:style>
  <w:style w:type="table" w:styleId="Tabelraster">
    <w:name w:val="Table Grid"/>
    <w:basedOn w:val="Standaardtabel"/>
    <w:uiPriority w:val="39"/>
    <w:rPr>
      <w:rFonts w:ascii="Tahoma" w:eastAsiaTheme="minorHAnsi" w:hAnsi="Tahoma"/>
      <w:sz w:val="20"/>
      <w:szCs w:val="22"/>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Pr>
      <w:rFonts w:ascii="Arial" w:eastAsia="Times New Roman" w:hAnsi="Arial" w:cs="Times New Roman"/>
      <w:sz w:val="18"/>
      <w:lang w:val="de-AT" w:eastAsia="de-DE"/>
    </w:rPr>
  </w:style>
  <w:style w:type="paragraph" w:styleId="Ballontekst">
    <w:name w:val="Balloon Text"/>
    <w:basedOn w:val="Standaard"/>
    <w:link w:val="BallontekstChar"/>
    <w:semiHidden/>
    <w:unhideWhenUsed/>
    <w:pPr>
      <w:spacing w:after="0"/>
    </w:pPr>
    <w:rPr>
      <w:rFonts w:ascii="Tahoma" w:hAnsi="Tahoma" w:cs="Tahoma"/>
      <w:sz w:val="16"/>
      <w:szCs w:val="16"/>
    </w:rPr>
  </w:style>
  <w:style w:type="character" w:customStyle="1" w:styleId="BallontekstChar">
    <w:name w:val="Ballontekst Char"/>
    <w:basedOn w:val="Standaardalinea-lettertype"/>
    <w:link w:val="Ballontekst"/>
    <w:semiHidden/>
    <w:rPr>
      <w:rFonts w:ascii="Tahoma" w:eastAsia="Times New Roman" w:hAnsi="Tahoma" w:cs="Tahoma"/>
      <w:sz w:val="16"/>
      <w:szCs w:val="16"/>
      <w:lang w:val="de-AT" w:eastAsia="de-DE"/>
    </w:rPr>
  </w:style>
  <w:style w:type="paragraph" w:styleId="Normaalweb">
    <w:name w:val="Normal (Web)"/>
    <w:basedOn w:val="Standaard"/>
    <w:link w:val="NormaalwebChar"/>
    <w:uiPriority w:val="99"/>
    <w:unhideWhenUsed/>
    <w:pPr>
      <w:spacing w:before="100" w:beforeAutospacing="1" w:after="100" w:afterAutospacing="1"/>
    </w:pPr>
    <w:rPr>
      <w:lang w:val="nl-BE" w:eastAsia="nl-BE"/>
    </w:rPr>
  </w:style>
  <w:style w:type="paragraph" w:styleId="Koptekst">
    <w:name w:val="header"/>
    <w:basedOn w:val="Standaard"/>
    <w:link w:val="KoptekstChar"/>
    <w:unhideWhenUsed/>
    <w:rsid w:val="00E415B6"/>
    <w:pPr>
      <w:tabs>
        <w:tab w:val="center" w:pos="4536"/>
        <w:tab w:val="right" w:pos="9072"/>
      </w:tabs>
      <w:spacing w:after="0"/>
    </w:pPr>
  </w:style>
  <w:style w:type="character" w:customStyle="1" w:styleId="KoptekstChar">
    <w:name w:val="Koptekst Char"/>
    <w:basedOn w:val="Standaardalinea-lettertype"/>
    <w:link w:val="Koptekst"/>
    <w:rsid w:val="00E415B6"/>
    <w:rPr>
      <w:rFonts w:ascii="Times New Roman" w:eastAsia="Times New Roman" w:hAnsi="Times New Roman" w:cs="Times New Roman"/>
      <w:lang w:val="de-AT" w:eastAsia="de-DE"/>
    </w:rPr>
  </w:style>
  <w:style w:type="paragraph" w:styleId="Voettekst">
    <w:name w:val="footer"/>
    <w:basedOn w:val="Standaard"/>
    <w:link w:val="VoettekstChar"/>
    <w:uiPriority w:val="99"/>
    <w:unhideWhenUsed/>
    <w:rsid w:val="00E415B6"/>
    <w:pPr>
      <w:tabs>
        <w:tab w:val="center" w:pos="4536"/>
        <w:tab w:val="right" w:pos="9072"/>
      </w:tabs>
      <w:spacing w:after="0"/>
    </w:pPr>
  </w:style>
  <w:style w:type="character" w:customStyle="1" w:styleId="VoettekstChar">
    <w:name w:val="Voettekst Char"/>
    <w:basedOn w:val="Standaardalinea-lettertype"/>
    <w:link w:val="Voettekst"/>
    <w:uiPriority w:val="99"/>
    <w:rsid w:val="00E415B6"/>
    <w:rPr>
      <w:rFonts w:ascii="Times New Roman" w:eastAsia="Times New Roman" w:hAnsi="Times New Roman" w:cs="Times New Roman"/>
      <w:lang w:val="de-AT" w:eastAsia="de-DE"/>
    </w:rPr>
  </w:style>
  <w:style w:type="character" w:customStyle="1" w:styleId="Kop1Char">
    <w:name w:val="Kop 1 Char"/>
    <w:basedOn w:val="Standaardalinea-lettertype"/>
    <w:link w:val="Kop1"/>
    <w:rsid w:val="00B02871"/>
    <w:rPr>
      <w:rFonts w:ascii="Arial" w:eastAsia="Times New Roman" w:hAnsi="Arial" w:cs="Arial"/>
      <w:b/>
      <w:bCs/>
      <w:kern w:val="32"/>
      <w:sz w:val="34"/>
      <w:szCs w:val="34"/>
      <w:shd w:val="clear" w:color="auto" w:fill="C0C0C0"/>
      <w:lang w:val="de-AT" w:eastAsia="de-AT"/>
    </w:rPr>
  </w:style>
  <w:style w:type="character" w:customStyle="1" w:styleId="Kop2Char">
    <w:name w:val="Kop 2 Char"/>
    <w:basedOn w:val="Standaardalinea-lettertype"/>
    <w:link w:val="Kop2"/>
    <w:rsid w:val="00B02871"/>
    <w:rPr>
      <w:rFonts w:ascii="Arial" w:eastAsia="Times New Roman" w:hAnsi="Arial" w:cs="Arial"/>
      <w:b/>
      <w:bCs/>
      <w:iCs/>
      <w:sz w:val="28"/>
      <w:szCs w:val="28"/>
      <w:u w:val="single"/>
      <w:lang w:val="de-AT" w:eastAsia="de-AT"/>
    </w:rPr>
  </w:style>
  <w:style w:type="character" w:customStyle="1" w:styleId="Kop3Char">
    <w:name w:val="Kop 3 Char"/>
    <w:basedOn w:val="Standaardalinea-lettertype"/>
    <w:link w:val="Kop3"/>
    <w:rsid w:val="00B02871"/>
    <w:rPr>
      <w:rFonts w:ascii="Arial" w:eastAsia="Times New Roman" w:hAnsi="Arial" w:cs="Arial"/>
      <w:b/>
      <w:bCs/>
      <w:sz w:val="28"/>
      <w:szCs w:val="28"/>
      <w:shd w:val="clear" w:color="auto" w:fill="E0E0E0"/>
      <w:lang w:val="de-AT" w:eastAsia="de-AT"/>
    </w:rPr>
  </w:style>
  <w:style w:type="character" w:customStyle="1" w:styleId="Kop4Char">
    <w:name w:val="Kop 4 Char"/>
    <w:basedOn w:val="Standaardalinea-lettertype"/>
    <w:link w:val="Kop4"/>
    <w:rsid w:val="00B02871"/>
    <w:rPr>
      <w:rFonts w:ascii="Arial" w:eastAsia="Times New Roman" w:hAnsi="Arial" w:cs="Times New Roman"/>
      <w:b/>
      <w:bCs/>
      <w:i/>
      <w:lang w:val="de-AT" w:eastAsia="de-AT"/>
    </w:rPr>
  </w:style>
  <w:style w:type="character" w:customStyle="1" w:styleId="Kop5Char">
    <w:name w:val="Kop 5 Char"/>
    <w:basedOn w:val="Standaardalinea-lettertype"/>
    <w:link w:val="Kop5"/>
    <w:rsid w:val="00B02871"/>
    <w:rPr>
      <w:rFonts w:ascii="Times New Roman" w:eastAsia="Times New Roman" w:hAnsi="Times New Roman" w:cs="Times New Roman"/>
      <w:b/>
      <w:bCs/>
      <w:i/>
      <w:iCs/>
      <w:sz w:val="26"/>
      <w:szCs w:val="26"/>
      <w:lang w:val="de-AT" w:eastAsia="de-AT"/>
    </w:rPr>
  </w:style>
  <w:style w:type="character" w:customStyle="1" w:styleId="Kop6Char">
    <w:name w:val="Kop 6 Char"/>
    <w:basedOn w:val="Standaardalinea-lettertype"/>
    <w:link w:val="Kop6"/>
    <w:rsid w:val="00B02871"/>
    <w:rPr>
      <w:rFonts w:ascii="Times New Roman" w:eastAsia="Times New Roman" w:hAnsi="Times New Roman" w:cs="Times New Roman"/>
      <w:b/>
      <w:bCs/>
      <w:sz w:val="22"/>
      <w:szCs w:val="22"/>
      <w:lang w:val="de-AT" w:eastAsia="de-AT"/>
    </w:rPr>
  </w:style>
  <w:style w:type="character" w:customStyle="1" w:styleId="Kop7Char">
    <w:name w:val="Kop 7 Char"/>
    <w:basedOn w:val="Standaardalinea-lettertype"/>
    <w:link w:val="Kop7"/>
    <w:rsid w:val="00B02871"/>
    <w:rPr>
      <w:rFonts w:ascii="Times New Roman" w:eastAsia="Times New Roman" w:hAnsi="Times New Roman" w:cs="Times New Roman"/>
      <w:lang w:val="de-AT" w:eastAsia="de-AT"/>
    </w:rPr>
  </w:style>
  <w:style w:type="character" w:customStyle="1" w:styleId="Kop8Char">
    <w:name w:val="Kop 8 Char"/>
    <w:basedOn w:val="Standaardalinea-lettertype"/>
    <w:link w:val="Kop8"/>
    <w:rsid w:val="00B02871"/>
    <w:rPr>
      <w:rFonts w:ascii="Times New Roman" w:eastAsia="Times New Roman" w:hAnsi="Times New Roman" w:cs="Times New Roman"/>
      <w:i/>
      <w:iCs/>
      <w:lang w:val="de-AT" w:eastAsia="de-AT"/>
    </w:rPr>
  </w:style>
  <w:style w:type="character" w:customStyle="1" w:styleId="Kop9Char">
    <w:name w:val="Kop 9 Char"/>
    <w:basedOn w:val="Standaardalinea-lettertype"/>
    <w:link w:val="Kop9"/>
    <w:rsid w:val="00B02871"/>
    <w:rPr>
      <w:rFonts w:ascii="Arial" w:eastAsia="Times New Roman" w:hAnsi="Arial" w:cs="Arial"/>
      <w:sz w:val="22"/>
      <w:szCs w:val="22"/>
      <w:lang w:val="de-AT" w:eastAsia="de-AT"/>
    </w:rPr>
  </w:style>
  <w:style w:type="character" w:styleId="Hyperlink">
    <w:name w:val="Hyperlink"/>
    <w:basedOn w:val="Standaardalinea-lettertype"/>
    <w:uiPriority w:val="99"/>
    <w:unhideWhenUsed/>
    <w:rsid w:val="00964EA0"/>
    <w:rPr>
      <w:color w:val="0000FF" w:themeColor="hyperlink"/>
      <w:u w:val="single"/>
    </w:rPr>
  </w:style>
  <w:style w:type="character" w:styleId="Tekstvantijdelijkeaanduiding">
    <w:name w:val="Placeholder Text"/>
    <w:basedOn w:val="Standaardalinea-lettertype"/>
    <w:uiPriority w:val="99"/>
    <w:semiHidden/>
    <w:rsid w:val="00463514"/>
    <w:rPr>
      <w:color w:val="808080"/>
    </w:rPr>
  </w:style>
  <w:style w:type="character" w:customStyle="1" w:styleId="NormaalwebChar">
    <w:name w:val="Normaal (web) Char"/>
    <w:link w:val="Normaalweb"/>
    <w:rsid w:val="00916F7A"/>
    <w:rPr>
      <w:rFonts w:ascii="Times New Roman" w:eastAsia="Times New Roman" w:hAnsi="Times New Roman" w:cs="Times New Roman"/>
      <w:lang w:val="nl-BE" w:eastAsia="nl-BE"/>
    </w:rPr>
  </w:style>
  <w:style w:type="character" w:customStyle="1" w:styleId="Formatvorlage1">
    <w:name w:val="Formatvorlage1"/>
    <w:basedOn w:val="Standaardalinea-lettertype"/>
    <w:uiPriority w:val="1"/>
    <w:rsid w:val="00E11788"/>
    <w:rPr>
      <w:rFonts w:ascii="Arial" w:hAnsi="Arial"/>
      <w:sz w:val="18"/>
    </w:rPr>
  </w:style>
  <w:style w:type="character" w:customStyle="1" w:styleId="Formatvorlage2">
    <w:name w:val="Formatvorlage2"/>
    <w:basedOn w:val="Standaardalinea-lettertype"/>
    <w:uiPriority w:val="1"/>
    <w:rsid w:val="00E11788"/>
    <w:rPr>
      <w:rFonts w:ascii="Arial" w:hAnsi="Arial"/>
      <w:sz w:val="18"/>
    </w:rPr>
  </w:style>
  <w:style w:type="character" w:customStyle="1" w:styleId="Formatvorlage3">
    <w:name w:val="Formatvorlage3"/>
    <w:basedOn w:val="Standaardalinea-lettertype"/>
    <w:uiPriority w:val="1"/>
    <w:rsid w:val="00E11788"/>
    <w:rPr>
      <w:rFonts w:asciiTheme="minorHAnsi" w:hAnsiTheme="minorHAnsi"/>
      <w:sz w:val="18"/>
    </w:rPr>
  </w:style>
  <w:style w:type="paragraph" w:styleId="Revisie">
    <w:name w:val="Revision"/>
    <w:hidden/>
    <w:uiPriority w:val="99"/>
    <w:semiHidden/>
    <w:rsid w:val="00186A87"/>
    <w:rPr>
      <w:rFonts w:ascii="Times New Roman" w:eastAsia="Times New Roman" w:hAnsi="Times New Roman" w:cs="Times New Roman"/>
      <w:lang w:val="de-AT" w:eastAsia="de-DE"/>
    </w:rPr>
  </w:style>
  <w:style w:type="character" w:styleId="Zwaar">
    <w:name w:val="Strong"/>
    <w:basedOn w:val="Standaardalinea-lettertype"/>
    <w:qFormat/>
    <w:rsid w:val="006A7BA5"/>
    <w:rPr>
      <w:b/>
      <w:bCs/>
    </w:rPr>
  </w:style>
  <w:style w:type="character" w:styleId="GevolgdeHyperlink">
    <w:name w:val="FollowedHyperlink"/>
    <w:rsid w:val="004F7F79"/>
    <w:rPr>
      <w:color w:val="800080"/>
      <w:u w:val="single"/>
    </w:rPr>
  </w:style>
  <w:style w:type="paragraph" w:styleId="Plattetekstinspringen">
    <w:name w:val="Body Text Indent"/>
    <w:basedOn w:val="Standaard"/>
    <w:link w:val="PlattetekstinspringenChar"/>
    <w:rsid w:val="00823210"/>
    <w:pPr>
      <w:autoSpaceDE w:val="0"/>
      <w:autoSpaceDN w:val="0"/>
      <w:adjustRightInd w:val="0"/>
      <w:spacing w:after="0"/>
      <w:ind w:left="360"/>
    </w:pPr>
    <w:rPr>
      <w:rFonts w:ascii="ArialMT" w:hAnsi="ArialMT"/>
      <w:sz w:val="20"/>
      <w:szCs w:val="20"/>
      <w:lang w:val="en-US" w:eastAsia="en-US"/>
    </w:rPr>
  </w:style>
  <w:style w:type="character" w:customStyle="1" w:styleId="PlattetekstinspringenChar">
    <w:name w:val="Platte tekst inspringen Char"/>
    <w:basedOn w:val="Standaardalinea-lettertype"/>
    <w:link w:val="Plattetekstinspringen"/>
    <w:rsid w:val="00823210"/>
    <w:rPr>
      <w:rFonts w:ascii="ArialMT" w:eastAsia="Times New Roman" w:hAnsi="ArialMT" w:cs="Times New Roman"/>
      <w:sz w:val="20"/>
      <w:szCs w:val="20"/>
      <w:lang w:val="en-US" w:eastAsia="en-US"/>
    </w:rPr>
  </w:style>
  <w:style w:type="paragraph" w:styleId="Inhopg1">
    <w:name w:val="toc 1"/>
    <w:basedOn w:val="Standaard"/>
    <w:next w:val="Standaard"/>
    <w:link w:val="Inhopg1Char"/>
    <w:autoRedefine/>
    <w:uiPriority w:val="39"/>
    <w:rsid w:val="00823210"/>
    <w:pPr>
      <w:spacing w:before="120"/>
    </w:pPr>
    <w:rPr>
      <w:rFonts w:ascii="Arial" w:hAnsi="Arial"/>
      <w:bCs/>
      <w:sz w:val="20"/>
      <w:szCs w:val="20"/>
      <w:lang w:val="en-US" w:eastAsia="en-US"/>
    </w:rPr>
  </w:style>
  <w:style w:type="paragraph" w:styleId="Inhopg2">
    <w:name w:val="toc 2"/>
    <w:basedOn w:val="Standaard"/>
    <w:next w:val="Standaard"/>
    <w:autoRedefine/>
    <w:uiPriority w:val="39"/>
    <w:rsid w:val="00823210"/>
    <w:pPr>
      <w:tabs>
        <w:tab w:val="left" w:pos="960"/>
        <w:tab w:val="right" w:leader="dot" w:pos="9017"/>
      </w:tabs>
      <w:spacing w:after="0"/>
      <w:ind w:left="240"/>
    </w:pPr>
    <w:rPr>
      <w:rFonts w:ascii="Arial" w:hAnsi="Arial"/>
      <w:noProof/>
      <w:sz w:val="20"/>
      <w:szCs w:val="20"/>
      <w:lang w:val="en-AU" w:eastAsia="en-US"/>
    </w:rPr>
  </w:style>
  <w:style w:type="paragraph" w:styleId="Inhopg3">
    <w:name w:val="toc 3"/>
    <w:basedOn w:val="Standaard"/>
    <w:next w:val="Standaard"/>
    <w:autoRedefine/>
    <w:uiPriority w:val="39"/>
    <w:rsid w:val="00823210"/>
    <w:pPr>
      <w:tabs>
        <w:tab w:val="left" w:pos="1276"/>
        <w:tab w:val="right" w:leader="dot" w:pos="9017"/>
      </w:tabs>
      <w:spacing w:after="0"/>
      <w:ind w:left="1276" w:hanging="796"/>
    </w:pPr>
    <w:rPr>
      <w:rFonts w:ascii="Arial" w:hAnsi="Arial"/>
      <w:iCs/>
      <w:sz w:val="20"/>
      <w:szCs w:val="20"/>
      <w:lang w:val="en-US" w:eastAsia="en-US"/>
    </w:rPr>
  </w:style>
  <w:style w:type="paragraph" w:styleId="Inhopg4">
    <w:name w:val="toc 4"/>
    <w:basedOn w:val="Standaard"/>
    <w:next w:val="Standaard"/>
    <w:autoRedefine/>
    <w:uiPriority w:val="39"/>
    <w:rsid w:val="00823210"/>
    <w:pPr>
      <w:tabs>
        <w:tab w:val="left" w:pos="1680"/>
        <w:tab w:val="right" w:leader="dot" w:pos="9017"/>
      </w:tabs>
      <w:spacing w:after="0"/>
      <w:ind w:left="1701" w:hanging="981"/>
    </w:pPr>
    <w:rPr>
      <w:rFonts w:ascii="Arial" w:hAnsi="Arial" w:cs="Arial"/>
      <w:noProof/>
      <w:sz w:val="20"/>
      <w:szCs w:val="20"/>
      <w:lang w:val="en-GB" w:eastAsia="en-US"/>
    </w:rPr>
  </w:style>
  <w:style w:type="paragraph" w:styleId="Inhopg5">
    <w:name w:val="toc 5"/>
    <w:basedOn w:val="Standaard"/>
    <w:next w:val="Standaard"/>
    <w:autoRedefine/>
    <w:uiPriority w:val="39"/>
    <w:rsid w:val="00823210"/>
    <w:pPr>
      <w:tabs>
        <w:tab w:val="left" w:pos="960"/>
        <w:tab w:val="right" w:leader="dot" w:pos="9017"/>
      </w:tabs>
      <w:spacing w:after="0"/>
      <w:ind w:left="240"/>
    </w:pPr>
    <w:rPr>
      <w:sz w:val="18"/>
      <w:szCs w:val="18"/>
      <w:lang w:val="en-US" w:eastAsia="en-US"/>
    </w:rPr>
  </w:style>
  <w:style w:type="paragraph" w:styleId="Inhopg6">
    <w:name w:val="toc 6"/>
    <w:basedOn w:val="Standaard"/>
    <w:next w:val="Standaard"/>
    <w:autoRedefine/>
    <w:uiPriority w:val="39"/>
    <w:rsid w:val="00823210"/>
    <w:pPr>
      <w:spacing w:after="0"/>
      <w:ind w:left="1200"/>
    </w:pPr>
    <w:rPr>
      <w:sz w:val="18"/>
      <w:szCs w:val="18"/>
      <w:lang w:val="en-US" w:eastAsia="en-US"/>
    </w:rPr>
  </w:style>
  <w:style w:type="paragraph" w:styleId="Inhopg7">
    <w:name w:val="toc 7"/>
    <w:basedOn w:val="Standaard"/>
    <w:next w:val="Standaard"/>
    <w:autoRedefine/>
    <w:uiPriority w:val="39"/>
    <w:rsid w:val="00823210"/>
    <w:pPr>
      <w:spacing w:after="0"/>
      <w:ind w:left="1440"/>
    </w:pPr>
    <w:rPr>
      <w:sz w:val="18"/>
      <w:szCs w:val="18"/>
      <w:lang w:val="en-US" w:eastAsia="en-US"/>
    </w:rPr>
  </w:style>
  <w:style w:type="paragraph" w:styleId="Inhopg8">
    <w:name w:val="toc 8"/>
    <w:basedOn w:val="Standaard"/>
    <w:next w:val="Standaard"/>
    <w:autoRedefine/>
    <w:uiPriority w:val="39"/>
    <w:rsid w:val="00823210"/>
    <w:pPr>
      <w:tabs>
        <w:tab w:val="left" w:pos="960"/>
        <w:tab w:val="right" w:leader="dot" w:pos="9017"/>
      </w:tabs>
      <w:spacing w:after="0"/>
      <w:ind w:left="240"/>
    </w:pPr>
    <w:rPr>
      <w:sz w:val="18"/>
      <w:szCs w:val="18"/>
      <w:lang w:val="en-US" w:eastAsia="en-US"/>
    </w:rPr>
  </w:style>
  <w:style w:type="paragraph" w:styleId="Inhopg9">
    <w:name w:val="toc 9"/>
    <w:basedOn w:val="Standaard"/>
    <w:next w:val="Standaard"/>
    <w:autoRedefine/>
    <w:uiPriority w:val="39"/>
    <w:rsid w:val="00823210"/>
    <w:pPr>
      <w:spacing w:after="0"/>
      <w:ind w:left="1920"/>
    </w:pPr>
    <w:rPr>
      <w:sz w:val="18"/>
      <w:szCs w:val="18"/>
      <w:lang w:val="en-US" w:eastAsia="en-US"/>
    </w:rPr>
  </w:style>
  <w:style w:type="paragraph" w:styleId="Plattetekst">
    <w:name w:val="Body Text"/>
    <w:basedOn w:val="Standaard"/>
    <w:link w:val="PlattetekstChar"/>
    <w:rsid w:val="00823210"/>
    <w:pPr>
      <w:autoSpaceDE w:val="0"/>
      <w:autoSpaceDN w:val="0"/>
      <w:adjustRightInd w:val="0"/>
      <w:spacing w:after="0"/>
    </w:pPr>
    <w:rPr>
      <w:rFonts w:ascii="Arial" w:hAnsi="Arial" w:cs="Arial"/>
      <w:sz w:val="20"/>
      <w:lang w:val="en-US" w:eastAsia="en-US"/>
    </w:rPr>
  </w:style>
  <w:style w:type="character" w:customStyle="1" w:styleId="PlattetekstChar">
    <w:name w:val="Platte tekst Char"/>
    <w:basedOn w:val="Standaardalinea-lettertype"/>
    <w:link w:val="Plattetekst"/>
    <w:rsid w:val="00823210"/>
    <w:rPr>
      <w:rFonts w:ascii="Arial" w:eastAsia="Times New Roman" w:hAnsi="Arial" w:cs="Arial"/>
      <w:sz w:val="20"/>
      <w:lang w:val="en-US" w:eastAsia="en-US"/>
    </w:rPr>
  </w:style>
  <w:style w:type="character" w:styleId="Paginanummer">
    <w:name w:val="page number"/>
    <w:basedOn w:val="Standaardalinea-lettertype"/>
    <w:rsid w:val="00823210"/>
  </w:style>
  <w:style w:type="paragraph" w:styleId="Plattetekst2">
    <w:name w:val="Body Text 2"/>
    <w:basedOn w:val="Standaard"/>
    <w:link w:val="Plattetekst2Char"/>
    <w:rsid w:val="00823210"/>
    <w:pPr>
      <w:autoSpaceDE w:val="0"/>
      <w:autoSpaceDN w:val="0"/>
      <w:adjustRightInd w:val="0"/>
      <w:spacing w:after="0"/>
    </w:pPr>
    <w:rPr>
      <w:b/>
      <w:bCs/>
      <w:color w:val="0000FF"/>
      <w:lang w:val="en-US" w:eastAsia="en-US"/>
    </w:rPr>
  </w:style>
  <w:style w:type="character" w:customStyle="1" w:styleId="Plattetekst2Char">
    <w:name w:val="Platte tekst 2 Char"/>
    <w:basedOn w:val="Standaardalinea-lettertype"/>
    <w:link w:val="Plattetekst2"/>
    <w:rsid w:val="00823210"/>
    <w:rPr>
      <w:rFonts w:ascii="Times New Roman" w:eastAsia="Times New Roman" w:hAnsi="Times New Roman" w:cs="Times New Roman"/>
      <w:b/>
      <w:bCs/>
      <w:color w:val="0000FF"/>
      <w:lang w:val="en-US" w:eastAsia="en-US"/>
    </w:rPr>
  </w:style>
  <w:style w:type="paragraph" w:styleId="Plattetekstinspringen2">
    <w:name w:val="Body Text Indent 2"/>
    <w:basedOn w:val="Standaard"/>
    <w:link w:val="Plattetekstinspringen2Char"/>
    <w:rsid w:val="00823210"/>
    <w:pPr>
      <w:tabs>
        <w:tab w:val="num" w:pos="720"/>
      </w:tabs>
      <w:spacing w:after="0"/>
      <w:ind w:left="720"/>
    </w:pPr>
    <w:rPr>
      <w:rFonts w:ascii="Arial" w:hAnsi="Arial" w:cs="Arial"/>
      <w:sz w:val="20"/>
      <w:lang w:val="en-US" w:eastAsia="en-US"/>
    </w:rPr>
  </w:style>
  <w:style w:type="character" w:customStyle="1" w:styleId="Plattetekstinspringen2Char">
    <w:name w:val="Platte tekst inspringen 2 Char"/>
    <w:basedOn w:val="Standaardalinea-lettertype"/>
    <w:link w:val="Plattetekstinspringen2"/>
    <w:rsid w:val="00823210"/>
    <w:rPr>
      <w:rFonts w:ascii="Arial" w:eastAsia="Times New Roman" w:hAnsi="Arial" w:cs="Arial"/>
      <w:sz w:val="20"/>
      <w:lang w:val="en-US" w:eastAsia="en-US"/>
    </w:rPr>
  </w:style>
  <w:style w:type="paragraph" w:styleId="Plattetekstinspringen3">
    <w:name w:val="Body Text Indent 3"/>
    <w:basedOn w:val="Standaard"/>
    <w:link w:val="Plattetekstinspringen3Char"/>
    <w:rsid w:val="00823210"/>
    <w:pPr>
      <w:spacing w:after="0"/>
      <w:ind w:left="900" w:hanging="360"/>
    </w:pPr>
    <w:rPr>
      <w:rFonts w:ascii="Arial" w:hAnsi="Arial" w:cs="Arial"/>
      <w:sz w:val="20"/>
      <w:lang w:val="en-US" w:eastAsia="en-US"/>
    </w:rPr>
  </w:style>
  <w:style w:type="character" w:customStyle="1" w:styleId="Plattetekstinspringen3Char">
    <w:name w:val="Platte tekst inspringen 3 Char"/>
    <w:basedOn w:val="Standaardalinea-lettertype"/>
    <w:link w:val="Plattetekstinspringen3"/>
    <w:rsid w:val="00823210"/>
    <w:rPr>
      <w:rFonts w:ascii="Arial" w:eastAsia="Times New Roman" w:hAnsi="Arial" w:cs="Arial"/>
      <w:sz w:val="20"/>
      <w:lang w:val="en-US" w:eastAsia="en-US"/>
    </w:rPr>
  </w:style>
  <w:style w:type="character" w:styleId="HTML-voorbeeld">
    <w:name w:val="HTML Sample"/>
    <w:rsid w:val="00823210"/>
    <w:rPr>
      <w:rFonts w:ascii="Courier New" w:eastAsia="Courier New" w:hAnsi="Courier New" w:cs="Courier New"/>
    </w:rPr>
  </w:style>
  <w:style w:type="paragraph" w:styleId="Plattetekst3">
    <w:name w:val="Body Text 3"/>
    <w:basedOn w:val="Standaard"/>
    <w:link w:val="Plattetekst3Char"/>
    <w:rsid w:val="008232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jc w:val="both"/>
    </w:pPr>
    <w:rPr>
      <w:rFonts w:ascii="Arial" w:hAnsi="Arial" w:cs="Arial"/>
      <w:sz w:val="20"/>
      <w:lang w:val="en-GB" w:eastAsia="en-US"/>
    </w:rPr>
  </w:style>
  <w:style w:type="character" w:customStyle="1" w:styleId="Plattetekst3Char">
    <w:name w:val="Platte tekst 3 Char"/>
    <w:basedOn w:val="Standaardalinea-lettertype"/>
    <w:link w:val="Plattetekst3"/>
    <w:rsid w:val="00823210"/>
    <w:rPr>
      <w:rFonts w:ascii="Arial" w:eastAsia="Times New Roman" w:hAnsi="Arial" w:cs="Arial"/>
      <w:sz w:val="20"/>
      <w:lang w:val="en-GB" w:eastAsia="en-US"/>
    </w:rPr>
  </w:style>
  <w:style w:type="character" w:styleId="Verwijzingopmerking">
    <w:name w:val="annotation reference"/>
    <w:uiPriority w:val="99"/>
    <w:rsid w:val="00823210"/>
    <w:rPr>
      <w:sz w:val="16"/>
      <w:szCs w:val="16"/>
    </w:rPr>
  </w:style>
  <w:style w:type="paragraph" w:styleId="Tekstopmerking">
    <w:name w:val="annotation text"/>
    <w:basedOn w:val="Standaard"/>
    <w:link w:val="TekstopmerkingChar"/>
    <w:uiPriority w:val="99"/>
    <w:qFormat/>
    <w:rsid w:val="00823210"/>
    <w:pPr>
      <w:spacing w:after="0"/>
    </w:pPr>
    <w:rPr>
      <w:rFonts w:ascii="Garamond" w:hAnsi="Garamond"/>
      <w:sz w:val="20"/>
      <w:szCs w:val="20"/>
      <w:lang w:val="en-US" w:eastAsia="en-US"/>
    </w:rPr>
  </w:style>
  <w:style w:type="character" w:customStyle="1" w:styleId="TekstopmerkingChar">
    <w:name w:val="Tekst opmerking Char"/>
    <w:basedOn w:val="Standaardalinea-lettertype"/>
    <w:link w:val="Tekstopmerking"/>
    <w:uiPriority w:val="99"/>
    <w:rsid w:val="00823210"/>
    <w:rPr>
      <w:rFonts w:ascii="Garamond" w:eastAsia="Times New Roman" w:hAnsi="Garamond" w:cs="Times New Roman"/>
      <w:sz w:val="20"/>
      <w:szCs w:val="20"/>
      <w:lang w:val="en-US" w:eastAsia="en-US"/>
    </w:rPr>
  </w:style>
  <w:style w:type="paragraph" w:styleId="Bijschrift">
    <w:name w:val="caption"/>
    <w:basedOn w:val="Standaard"/>
    <w:next w:val="Standaard"/>
    <w:qFormat/>
    <w:rsid w:val="008232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jc w:val="both"/>
    </w:pPr>
    <w:rPr>
      <w:rFonts w:ascii="Arial" w:hAnsi="Arial"/>
      <w:b/>
      <w:i/>
      <w:snapToGrid w:val="0"/>
      <w:sz w:val="16"/>
      <w:szCs w:val="20"/>
      <w:lang w:val="en-US" w:eastAsia="en-US"/>
    </w:rPr>
  </w:style>
  <w:style w:type="paragraph" w:styleId="Index1">
    <w:name w:val="index 1"/>
    <w:basedOn w:val="Standaard"/>
    <w:next w:val="Standaard"/>
    <w:autoRedefine/>
    <w:uiPriority w:val="99"/>
    <w:semiHidden/>
    <w:rsid w:val="00823210"/>
    <w:pPr>
      <w:tabs>
        <w:tab w:val="right" w:leader="dot" w:pos="3950"/>
      </w:tabs>
      <w:spacing w:after="0"/>
      <w:ind w:left="240" w:hanging="240"/>
    </w:pPr>
    <w:rPr>
      <w:rFonts w:ascii="Arial" w:hAnsi="Arial" w:cs="Arial"/>
      <w:noProof/>
      <w:sz w:val="18"/>
      <w:szCs w:val="18"/>
      <w:lang w:val="en-US" w:eastAsia="en-US"/>
    </w:rPr>
  </w:style>
  <w:style w:type="paragraph" w:styleId="Index3">
    <w:name w:val="index 3"/>
    <w:basedOn w:val="Standaard"/>
    <w:next w:val="Standaard"/>
    <w:autoRedefine/>
    <w:uiPriority w:val="99"/>
    <w:semiHidden/>
    <w:rsid w:val="00823210"/>
    <w:pPr>
      <w:spacing w:after="0"/>
      <w:ind w:left="720" w:hanging="240"/>
    </w:pPr>
    <w:rPr>
      <w:rFonts w:ascii="Calibri" w:hAnsi="Calibri"/>
      <w:sz w:val="18"/>
      <w:szCs w:val="18"/>
      <w:lang w:val="en-US" w:eastAsia="en-US"/>
    </w:rPr>
  </w:style>
  <w:style w:type="paragraph" w:customStyle="1" w:styleId="CM1">
    <w:name w:val="CM1"/>
    <w:basedOn w:val="Default"/>
    <w:next w:val="Default"/>
    <w:rsid w:val="00823210"/>
    <w:pPr>
      <w:widowControl w:val="0"/>
    </w:pPr>
    <w:rPr>
      <w:rFonts w:eastAsia="Times New Roman" w:cs="Times New Roman"/>
      <w:color w:val="auto"/>
      <w:lang w:val="en-US" w:eastAsia="en-US"/>
    </w:rPr>
  </w:style>
  <w:style w:type="paragraph" w:customStyle="1" w:styleId="CM70">
    <w:name w:val="CM70"/>
    <w:basedOn w:val="Default"/>
    <w:next w:val="Default"/>
    <w:rsid w:val="00823210"/>
    <w:pPr>
      <w:widowControl w:val="0"/>
      <w:spacing w:after="1040"/>
    </w:pPr>
    <w:rPr>
      <w:rFonts w:eastAsia="Times New Roman" w:cs="Times New Roman"/>
      <w:color w:val="auto"/>
      <w:lang w:val="en-US" w:eastAsia="en-US"/>
    </w:rPr>
  </w:style>
  <w:style w:type="paragraph" w:customStyle="1" w:styleId="CM71">
    <w:name w:val="CM71"/>
    <w:basedOn w:val="Default"/>
    <w:next w:val="Default"/>
    <w:rsid w:val="00823210"/>
    <w:pPr>
      <w:widowControl w:val="0"/>
      <w:spacing w:after="333"/>
    </w:pPr>
    <w:rPr>
      <w:rFonts w:eastAsia="Times New Roman" w:cs="Times New Roman"/>
      <w:color w:val="auto"/>
      <w:lang w:val="en-US" w:eastAsia="en-US"/>
    </w:rPr>
  </w:style>
  <w:style w:type="paragraph" w:customStyle="1" w:styleId="CM72">
    <w:name w:val="CM72"/>
    <w:basedOn w:val="Default"/>
    <w:next w:val="Default"/>
    <w:rsid w:val="00823210"/>
    <w:pPr>
      <w:widowControl w:val="0"/>
      <w:spacing w:after="2278"/>
    </w:pPr>
    <w:rPr>
      <w:rFonts w:eastAsia="Times New Roman" w:cs="Times New Roman"/>
      <w:color w:val="auto"/>
      <w:lang w:val="en-US" w:eastAsia="en-US"/>
    </w:rPr>
  </w:style>
  <w:style w:type="paragraph" w:customStyle="1" w:styleId="CM2">
    <w:name w:val="CM2"/>
    <w:basedOn w:val="Default"/>
    <w:next w:val="Default"/>
    <w:rsid w:val="00823210"/>
    <w:pPr>
      <w:widowControl w:val="0"/>
      <w:spacing w:line="231" w:lineRule="atLeast"/>
    </w:pPr>
    <w:rPr>
      <w:rFonts w:eastAsia="Times New Roman" w:cs="Times New Roman"/>
      <w:color w:val="auto"/>
      <w:lang w:val="en-US" w:eastAsia="en-US"/>
    </w:rPr>
  </w:style>
  <w:style w:type="paragraph" w:customStyle="1" w:styleId="CM73">
    <w:name w:val="CM73"/>
    <w:basedOn w:val="Default"/>
    <w:next w:val="Default"/>
    <w:rsid w:val="00823210"/>
    <w:pPr>
      <w:widowControl w:val="0"/>
      <w:spacing w:after="1623"/>
    </w:pPr>
    <w:rPr>
      <w:rFonts w:eastAsia="Times New Roman" w:cs="Times New Roman"/>
      <w:color w:val="auto"/>
      <w:lang w:val="en-US" w:eastAsia="en-US"/>
    </w:rPr>
  </w:style>
  <w:style w:type="paragraph" w:customStyle="1" w:styleId="CM74">
    <w:name w:val="CM74"/>
    <w:basedOn w:val="Default"/>
    <w:next w:val="Default"/>
    <w:rsid w:val="00823210"/>
    <w:pPr>
      <w:widowControl w:val="0"/>
      <w:spacing w:after="883"/>
    </w:pPr>
    <w:rPr>
      <w:rFonts w:eastAsia="Times New Roman" w:cs="Times New Roman"/>
      <w:color w:val="auto"/>
      <w:lang w:val="en-US" w:eastAsia="en-US"/>
    </w:rPr>
  </w:style>
  <w:style w:type="paragraph" w:customStyle="1" w:styleId="CM3">
    <w:name w:val="CM3"/>
    <w:basedOn w:val="Default"/>
    <w:next w:val="Default"/>
    <w:rsid w:val="00823210"/>
    <w:pPr>
      <w:widowControl w:val="0"/>
      <w:spacing w:line="298" w:lineRule="atLeast"/>
    </w:pPr>
    <w:rPr>
      <w:rFonts w:eastAsia="Times New Roman" w:cs="Times New Roman"/>
      <w:color w:val="auto"/>
      <w:lang w:val="en-US" w:eastAsia="en-US"/>
    </w:rPr>
  </w:style>
  <w:style w:type="paragraph" w:customStyle="1" w:styleId="CM75">
    <w:name w:val="CM75"/>
    <w:basedOn w:val="Default"/>
    <w:next w:val="Default"/>
    <w:rsid w:val="00823210"/>
    <w:pPr>
      <w:widowControl w:val="0"/>
      <w:spacing w:after="113"/>
    </w:pPr>
    <w:rPr>
      <w:rFonts w:eastAsia="Times New Roman" w:cs="Times New Roman"/>
      <w:color w:val="auto"/>
      <w:lang w:val="en-US" w:eastAsia="en-US"/>
    </w:rPr>
  </w:style>
  <w:style w:type="paragraph" w:customStyle="1" w:styleId="CM4">
    <w:name w:val="CM4"/>
    <w:basedOn w:val="Default"/>
    <w:next w:val="Default"/>
    <w:rsid w:val="00823210"/>
    <w:pPr>
      <w:widowControl w:val="0"/>
      <w:spacing w:line="298" w:lineRule="atLeast"/>
    </w:pPr>
    <w:rPr>
      <w:rFonts w:eastAsia="Times New Roman" w:cs="Times New Roman"/>
      <w:color w:val="auto"/>
      <w:lang w:val="en-US" w:eastAsia="en-US"/>
    </w:rPr>
  </w:style>
  <w:style w:type="paragraph" w:customStyle="1" w:styleId="CM76">
    <w:name w:val="CM76"/>
    <w:basedOn w:val="Default"/>
    <w:next w:val="Default"/>
    <w:rsid w:val="00823210"/>
    <w:pPr>
      <w:widowControl w:val="0"/>
      <w:spacing w:after="1938"/>
    </w:pPr>
    <w:rPr>
      <w:rFonts w:eastAsia="Times New Roman" w:cs="Times New Roman"/>
      <w:color w:val="auto"/>
      <w:lang w:val="en-US" w:eastAsia="en-US"/>
    </w:rPr>
  </w:style>
  <w:style w:type="paragraph" w:customStyle="1" w:styleId="CM5">
    <w:name w:val="CM5"/>
    <w:basedOn w:val="Default"/>
    <w:next w:val="Default"/>
    <w:rsid w:val="00823210"/>
    <w:pPr>
      <w:widowControl w:val="0"/>
    </w:pPr>
    <w:rPr>
      <w:rFonts w:eastAsia="Times New Roman" w:cs="Times New Roman"/>
      <w:color w:val="auto"/>
      <w:lang w:val="en-US" w:eastAsia="en-US"/>
    </w:rPr>
  </w:style>
  <w:style w:type="paragraph" w:customStyle="1" w:styleId="CM78">
    <w:name w:val="CM78"/>
    <w:basedOn w:val="Default"/>
    <w:next w:val="Default"/>
    <w:rsid w:val="00823210"/>
    <w:pPr>
      <w:widowControl w:val="0"/>
      <w:spacing w:after="235"/>
    </w:pPr>
    <w:rPr>
      <w:rFonts w:eastAsia="Times New Roman" w:cs="Times New Roman"/>
      <w:color w:val="auto"/>
      <w:lang w:val="en-US" w:eastAsia="en-US"/>
    </w:rPr>
  </w:style>
  <w:style w:type="paragraph" w:customStyle="1" w:styleId="CM79">
    <w:name w:val="CM79"/>
    <w:basedOn w:val="Default"/>
    <w:next w:val="Default"/>
    <w:rsid w:val="00823210"/>
    <w:pPr>
      <w:widowControl w:val="0"/>
      <w:spacing w:after="453"/>
    </w:pPr>
    <w:rPr>
      <w:rFonts w:eastAsia="Times New Roman" w:cs="Times New Roman"/>
      <w:color w:val="auto"/>
      <w:lang w:val="en-US" w:eastAsia="en-US"/>
    </w:rPr>
  </w:style>
  <w:style w:type="paragraph" w:customStyle="1" w:styleId="CM81">
    <w:name w:val="CM81"/>
    <w:basedOn w:val="Default"/>
    <w:next w:val="Default"/>
    <w:rsid w:val="00823210"/>
    <w:pPr>
      <w:widowControl w:val="0"/>
      <w:spacing w:after="1265"/>
    </w:pPr>
    <w:rPr>
      <w:rFonts w:eastAsia="Times New Roman" w:cs="Times New Roman"/>
      <w:color w:val="auto"/>
      <w:lang w:val="en-US" w:eastAsia="en-US"/>
    </w:rPr>
  </w:style>
  <w:style w:type="paragraph" w:customStyle="1" w:styleId="CM82">
    <w:name w:val="CM82"/>
    <w:basedOn w:val="Default"/>
    <w:next w:val="Default"/>
    <w:rsid w:val="00823210"/>
    <w:pPr>
      <w:widowControl w:val="0"/>
      <w:spacing w:after="838"/>
    </w:pPr>
    <w:rPr>
      <w:rFonts w:eastAsia="Times New Roman" w:cs="Times New Roman"/>
      <w:color w:val="auto"/>
      <w:lang w:val="en-US" w:eastAsia="en-US"/>
    </w:rPr>
  </w:style>
  <w:style w:type="paragraph" w:customStyle="1" w:styleId="CM6">
    <w:name w:val="CM6"/>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7">
    <w:name w:val="CM7"/>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83">
    <w:name w:val="CM83"/>
    <w:basedOn w:val="Default"/>
    <w:next w:val="Default"/>
    <w:rsid w:val="00823210"/>
    <w:pPr>
      <w:widowControl w:val="0"/>
      <w:spacing w:after="673"/>
    </w:pPr>
    <w:rPr>
      <w:rFonts w:eastAsia="Times New Roman" w:cs="Times New Roman"/>
      <w:color w:val="auto"/>
      <w:lang w:val="en-US" w:eastAsia="en-US"/>
    </w:rPr>
  </w:style>
  <w:style w:type="paragraph" w:customStyle="1" w:styleId="CM10">
    <w:name w:val="CM10"/>
    <w:basedOn w:val="Default"/>
    <w:next w:val="Default"/>
    <w:rsid w:val="00823210"/>
    <w:pPr>
      <w:widowControl w:val="0"/>
    </w:pPr>
    <w:rPr>
      <w:rFonts w:eastAsia="Times New Roman" w:cs="Times New Roman"/>
      <w:color w:val="auto"/>
      <w:lang w:val="en-US" w:eastAsia="en-US"/>
    </w:rPr>
  </w:style>
  <w:style w:type="paragraph" w:customStyle="1" w:styleId="CM77">
    <w:name w:val="CM77"/>
    <w:basedOn w:val="Default"/>
    <w:next w:val="Default"/>
    <w:rsid w:val="00823210"/>
    <w:pPr>
      <w:widowControl w:val="0"/>
      <w:spacing w:after="295"/>
    </w:pPr>
    <w:rPr>
      <w:rFonts w:eastAsia="Times New Roman" w:cs="Times New Roman"/>
      <w:color w:val="auto"/>
      <w:lang w:val="en-US" w:eastAsia="en-US"/>
    </w:rPr>
  </w:style>
  <w:style w:type="paragraph" w:customStyle="1" w:styleId="CM16">
    <w:name w:val="CM16"/>
    <w:basedOn w:val="Default"/>
    <w:next w:val="Default"/>
    <w:rsid w:val="00823210"/>
    <w:pPr>
      <w:widowControl w:val="0"/>
    </w:pPr>
    <w:rPr>
      <w:rFonts w:eastAsia="Times New Roman" w:cs="Times New Roman"/>
      <w:color w:val="auto"/>
      <w:lang w:val="en-US" w:eastAsia="en-US"/>
    </w:rPr>
  </w:style>
  <w:style w:type="paragraph" w:customStyle="1" w:styleId="CM17">
    <w:name w:val="CM17"/>
    <w:basedOn w:val="Default"/>
    <w:next w:val="Default"/>
    <w:rsid w:val="00823210"/>
    <w:pPr>
      <w:widowControl w:val="0"/>
    </w:pPr>
    <w:rPr>
      <w:rFonts w:eastAsia="Times New Roman" w:cs="Times New Roman"/>
      <w:color w:val="auto"/>
      <w:lang w:val="en-US" w:eastAsia="en-US"/>
    </w:rPr>
  </w:style>
  <w:style w:type="paragraph" w:customStyle="1" w:styleId="CM18">
    <w:name w:val="CM18"/>
    <w:basedOn w:val="Default"/>
    <w:next w:val="Default"/>
    <w:rsid w:val="00823210"/>
    <w:pPr>
      <w:widowControl w:val="0"/>
    </w:pPr>
    <w:rPr>
      <w:rFonts w:eastAsia="Times New Roman" w:cs="Times New Roman"/>
      <w:color w:val="auto"/>
      <w:lang w:val="en-US" w:eastAsia="en-US"/>
    </w:rPr>
  </w:style>
  <w:style w:type="paragraph" w:customStyle="1" w:styleId="CM21">
    <w:name w:val="CM21"/>
    <w:basedOn w:val="Default"/>
    <w:next w:val="Default"/>
    <w:rsid w:val="00823210"/>
    <w:pPr>
      <w:widowControl w:val="0"/>
    </w:pPr>
    <w:rPr>
      <w:rFonts w:eastAsia="Times New Roman" w:cs="Times New Roman"/>
      <w:color w:val="auto"/>
      <w:lang w:val="en-US" w:eastAsia="en-US"/>
    </w:rPr>
  </w:style>
  <w:style w:type="paragraph" w:customStyle="1" w:styleId="CM85">
    <w:name w:val="CM85"/>
    <w:basedOn w:val="Default"/>
    <w:next w:val="Default"/>
    <w:rsid w:val="00823210"/>
    <w:pPr>
      <w:widowControl w:val="0"/>
      <w:spacing w:after="12170"/>
    </w:pPr>
    <w:rPr>
      <w:rFonts w:eastAsia="Times New Roman" w:cs="Times New Roman"/>
      <w:color w:val="auto"/>
      <w:lang w:val="en-US" w:eastAsia="en-US"/>
    </w:rPr>
  </w:style>
  <w:style w:type="paragraph" w:customStyle="1" w:styleId="CM86">
    <w:name w:val="CM86"/>
    <w:basedOn w:val="Default"/>
    <w:next w:val="Default"/>
    <w:rsid w:val="00823210"/>
    <w:pPr>
      <w:widowControl w:val="0"/>
      <w:spacing w:after="2103"/>
    </w:pPr>
    <w:rPr>
      <w:rFonts w:eastAsia="Times New Roman" w:cs="Times New Roman"/>
      <w:color w:val="auto"/>
      <w:lang w:val="en-US" w:eastAsia="en-US"/>
    </w:rPr>
  </w:style>
  <w:style w:type="paragraph" w:customStyle="1" w:styleId="CM87">
    <w:name w:val="CM87"/>
    <w:basedOn w:val="Default"/>
    <w:next w:val="Default"/>
    <w:rsid w:val="00823210"/>
    <w:pPr>
      <w:widowControl w:val="0"/>
      <w:spacing w:after="183"/>
    </w:pPr>
    <w:rPr>
      <w:rFonts w:eastAsia="Times New Roman" w:cs="Times New Roman"/>
      <w:color w:val="auto"/>
      <w:lang w:val="en-US" w:eastAsia="en-US"/>
    </w:rPr>
  </w:style>
  <w:style w:type="paragraph" w:customStyle="1" w:styleId="CM22">
    <w:name w:val="CM22"/>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23">
    <w:name w:val="CM23"/>
    <w:basedOn w:val="Default"/>
    <w:next w:val="Default"/>
    <w:rsid w:val="00823210"/>
    <w:pPr>
      <w:widowControl w:val="0"/>
      <w:spacing w:line="231" w:lineRule="atLeast"/>
    </w:pPr>
    <w:rPr>
      <w:rFonts w:eastAsia="Times New Roman" w:cs="Times New Roman"/>
      <w:color w:val="auto"/>
      <w:lang w:val="en-US" w:eastAsia="en-US"/>
    </w:rPr>
  </w:style>
  <w:style w:type="paragraph" w:customStyle="1" w:styleId="CM89">
    <w:name w:val="CM89"/>
    <w:basedOn w:val="Default"/>
    <w:next w:val="Default"/>
    <w:rsid w:val="00823210"/>
    <w:pPr>
      <w:widowControl w:val="0"/>
      <w:spacing w:after="11160"/>
    </w:pPr>
    <w:rPr>
      <w:rFonts w:eastAsia="Times New Roman" w:cs="Times New Roman"/>
      <w:color w:val="auto"/>
      <w:lang w:val="en-US" w:eastAsia="en-US"/>
    </w:rPr>
  </w:style>
  <w:style w:type="paragraph" w:customStyle="1" w:styleId="CM90">
    <w:name w:val="CM90"/>
    <w:basedOn w:val="Default"/>
    <w:next w:val="Default"/>
    <w:rsid w:val="00823210"/>
    <w:pPr>
      <w:widowControl w:val="0"/>
      <w:spacing w:after="210"/>
    </w:pPr>
    <w:rPr>
      <w:rFonts w:eastAsia="Times New Roman" w:cs="Times New Roman"/>
      <w:color w:val="auto"/>
      <w:lang w:val="en-US" w:eastAsia="en-US"/>
    </w:rPr>
  </w:style>
  <w:style w:type="paragraph" w:customStyle="1" w:styleId="CM91">
    <w:name w:val="CM91"/>
    <w:basedOn w:val="Default"/>
    <w:next w:val="Default"/>
    <w:rsid w:val="00823210"/>
    <w:pPr>
      <w:widowControl w:val="0"/>
      <w:spacing w:after="130"/>
    </w:pPr>
    <w:rPr>
      <w:rFonts w:eastAsia="Times New Roman" w:cs="Times New Roman"/>
      <w:color w:val="auto"/>
      <w:lang w:val="en-US" w:eastAsia="en-US"/>
    </w:rPr>
  </w:style>
  <w:style w:type="paragraph" w:customStyle="1" w:styleId="CM84">
    <w:name w:val="CM84"/>
    <w:basedOn w:val="Default"/>
    <w:next w:val="Default"/>
    <w:rsid w:val="00823210"/>
    <w:pPr>
      <w:widowControl w:val="0"/>
      <w:spacing w:after="565"/>
    </w:pPr>
    <w:rPr>
      <w:rFonts w:eastAsia="Times New Roman" w:cs="Times New Roman"/>
      <w:color w:val="auto"/>
      <w:lang w:val="en-US" w:eastAsia="en-US"/>
    </w:rPr>
  </w:style>
  <w:style w:type="paragraph" w:customStyle="1" w:styleId="CM92">
    <w:name w:val="CM92"/>
    <w:basedOn w:val="Default"/>
    <w:next w:val="Default"/>
    <w:rsid w:val="00823210"/>
    <w:pPr>
      <w:widowControl w:val="0"/>
      <w:spacing w:after="2415"/>
    </w:pPr>
    <w:rPr>
      <w:rFonts w:eastAsia="Times New Roman" w:cs="Times New Roman"/>
      <w:color w:val="auto"/>
      <w:lang w:val="en-US" w:eastAsia="en-US"/>
    </w:rPr>
  </w:style>
  <w:style w:type="paragraph" w:customStyle="1" w:styleId="CM95">
    <w:name w:val="CM95"/>
    <w:basedOn w:val="Default"/>
    <w:next w:val="Default"/>
    <w:rsid w:val="00823210"/>
    <w:pPr>
      <w:widowControl w:val="0"/>
      <w:spacing w:after="1125"/>
    </w:pPr>
    <w:rPr>
      <w:rFonts w:eastAsia="Times New Roman" w:cs="Times New Roman"/>
      <w:color w:val="auto"/>
      <w:lang w:val="en-US" w:eastAsia="en-US"/>
    </w:rPr>
  </w:style>
  <w:style w:type="paragraph" w:customStyle="1" w:styleId="CM13">
    <w:name w:val="CM13"/>
    <w:basedOn w:val="Default"/>
    <w:next w:val="Default"/>
    <w:rsid w:val="00823210"/>
    <w:pPr>
      <w:widowControl w:val="0"/>
    </w:pPr>
    <w:rPr>
      <w:rFonts w:eastAsia="Times New Roman" w:cs="Times New Roman"/>
      <w:color w:val="auto"/>
      <w:lang w:val="en-US" w:eastAsia="en-US"/>
    </w:rPr>
  </w:style>
  <w:style w:type="paragraph" w:customStyle="1" w:styleId="CM98">
    <w:name w:val="CM98"/>
    <w:basedOn w:val="Default"/>
    <w:next w:val="Default"/>
    <w:rsid w:val="00823210"/>
    <w:pPr>
      <w:widowControl w:val="0"/>
      <w:spacing w:after="748"/>
    </w:pPr>
    <w:rPr>
      <w:rFonts w:eastAsia="Times New Roman" w:cs="Times New Roman"/>
      <w:color w:val="auto"/>
      <w:lang w:val="en-US" w:eastAsia="en-US"/>
    </w:rPr>
  </w:style>
  <w:style w:type="paragraph" w:customStyle="1" w:styleId="CM25">
    <w:name w:val="CM25"/>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26">
    <w:name w:val="CM26"/>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27">
    <w:name w:val="CM27"/>
    <w:basedOn w:val="Default"/>
    <w:next w:val="Default"/>
    <w:rsid w:val="00823210"/>
    <w:pPr>
      <w:widowControl w:val="0"/>
    </w:pPr>
    <w:rPr>
      <w:rFonts w:eastAsia="Times New Roman" w:cs="Times New Roman"/>
      <w:color w:val="auto"/>
      <w:lang w:val="en-US" w:eastAsia="en-US"/>
    </w:rPr>
  </w:style>
  <w:style w:type="paragraph" w:customStyle="1" w:styleId="CM28">
    <w:name w:val="CM28"/>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29">
    <w:name w:val="CM29"/>
    <w:basedOn w:val="Default"/>
    <w:next w:val="Default"/>
    <w:rsid w:val="00823210"/>
    <w:pPr>
      <w:widowControl w:val="0"/>
    </w:pPr>
    <w:rPr>
      <w:rFonts w:eastAsia="Times New Roman" w:cs="Times New Roman"/>
      <w:color w:val="auto"/>
      <w:lang w:val="en-US" w:eastAsia="en-US"/>
    </w:rPr>
  </w:style>
  <w:style w:type="paragraph" w:customStyle="1" w:styleId="CM102">
    <w:name w:val="CM102"/>
    <w:basedOn w:val="Default"/>
    <w:next w:val="Default"/>
    <w:rsid w:val="00823210"/>
    <w:pPr>
      <w:widowControl w:val="0"/>
      <w:spacing w:after="513"/>
    </w:pPr>
    <w:rPr>
      <w:rFonts w:eastAsia="Times New Roman" w:cs="Times New Roman"/>
      <w:color w:val="auto"/>
      <w:lang w:val="en-US" w:eastAsia="en-US"/>
    </w:rPr>
  </w:style>
  <w:style w:type="paragraph" w:customStyle="1" w:styleId="CM32">
    <w:name w:val="CM32"/>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33">
    <w:name w:val="CM33"/>
    <w:basedOn w:val="Default"/>
    <w:next w:val="Default"/>
    <w:rsid w:val="00823210"/>
    <w:pPr>
      <w:widowControl w:val="0"/>
      <w:spacing w:line="456" w:lineRule="atLeast"/>
    </w:pPr>
    <w:rPr>
      <w:rFonts w:eastAsia="Times New Roman" w:cs="Times New Roman"/>
      <w:color w:val="auto"/>
      <w:lang w:val="en-US" w:eastAsia="en-US"/>
    </w:rPr>
  </w:style>
  <w:style w:type="paragraph" w:customStyle="1" w:styleId="CM36">
    <w:name w:val="CM36"/>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37">
    <w:name w:val="CM37"/>
    <w:basedOn w:val="Default"/>
    <w:next w:val="Default"/>
    <w:rsid w:val="00823210"/>
    <w:pPr>
      <w:widowControl w:val="0"/>
    </w:pPr>
    <w:rPr>
      <w:rFonts w:eastAsia="Times New Roman" w:cs="Times New Roman"/>
      <w:color w:val="auto"/>
      <w:lang w:val="en-US" w:eastAsia="en-US"/>
    </w:rPr>
  </w:style>
  <w:style w:type="paragraph" w:customStyle="1" w:styleId="CM104">
    <w:name w:val="CM104"/>
    <w:basedOn w:val="Default"/>
    <w:next w:val="Default"/>
    <w:rsid w:val="00823210"/>
    <w:pPr>
      <w:widowControl w:val="0"/>
      <w:spacing w:after="3015"/>
    </w:pPr>
    <w:rPr>
      <w:rFonts w:eastAsia="Times New Roman" w:cs="Times New Roman"/>
      <w:color w:val="auto"/>
      <w:lang w:val="en-US" w:eastAsia="en-US"/>
    </w:rPr>
  </w:style>
  <w:style w:type="paragraph" w:customStyle="1" w:styleId="CM39">
    <w:name w:val="CM39"/>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40">
    <w:name w:val="CM40"/>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99">
    <w:name w:val="CM99"/>
    <w:basedOn w:val="Default"/>
    <w:next w:val="Default"/>
    <w:rsid w:val="00823210"/>
    <w:pPr>
      <w:widowControl w:val="0"/>
      <w:spacing w:after="1355"/>
    </w:pPr>
    <w:rPr>
      <w:rFonts w:eastAsia="Times New Roman" w:cs="Times New Roman"/>
      <w:color w:val="auto"/>
      <w:lang w:val="en-US" w:eastAsia="en-US"/>
    </w:rPr>
  </w:style>
  <w:style w:type="paragraph" w:customStyle="1" w:styleId="CM42">
    <w:name w:val="CM42"/>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43">
    <w:name w:val="CM43"/>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44">
    <w:name w:val="CM44"/>
    <w:basedOn w:val="Default"/>
    <w:next w:val="Default"/>
    <w:rsid w:val="00823210"/>
    <w:pPr>
      <w:widowControl w:val="0"/>
    </w:pPr>
    <w:rPr>
      <w:rFonts w:eastAsia="Times New Roman" w:cs="Times New Roman"/>
      <w:color w:val="auto"/>
      <w:lang w:val="en-US" w:eastAsia="en-US"/>
    </w:rPr>
  </w:style>
  <w:style w:type="paragraph" w:customStyle="1" w:styleId="CM45">
    <w:name w:val="CM45"/>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46">
    <w:name w:val="CM46"/>
    <w:basedOn w:val="Default"/>
    <w:next w:val="Default"/>
    <w:rsid w:val="00823210"/>
    <w:pPr>
      <w:widowControl w:val="0"/>
    </w:pPr>
    <w:rPr>
      <w:rFonts w:eastAsia="Times New Roman" w:cs="Times New Roman"/>
      <w:color w:val="auto"/>
      <w:lang w:val="en-US" w:eastAsia="en-US"/>
    </w:rPr>
  </w:style>
  <w:style w:type="paragraph" w:customStyle="1" w:styleId="CM47">
    <w:name w:val="CM47"/>
    <w:basedOn w:val="Default"/>
    <w:next w:val="Default"/>
    <w:rsid w:val="00823210"/>
    <w:pPr>
      <w:widowControl w:val="0"/>
    </w:pPr>
    <w:rPr>
      <w:rFonts w:eastAsia="Times New Roman" w:cs="Times New Roman"/>
      <w:color w:val="auto"/>
      <w:lang w:val="en-US" w:eastAsia="en-US"/>
    </w:rPr>
  </w:style>
  <w:style w:type="paragraph" w:customStyle="1" w:styleId="CM48">
    <w:name w:val="CM48"/>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49">
    <w:name w:val="CM49"/>
    <w:basedOn w:val="Default"/>
    <w:next w:val="Default"/>
    <w:rsid w:val="00823210"/>
    <w:pPr>
      <w:widowControl w:val="0"/>
    </w:pPr>
    <w:rPr>
      <w:rFonts w:eastAsia="Times New Roman" w:cs="Times New Roman"/>
      <w:color w:val="auto"/>
      <w:lang w:val="en-US" w:eastAsia="en-US"/>
    </w:rPr>
  </w:style>
  <w:style w:type="paragraph" w:customStyle="1" w:styleId="CM50">
    <w:name w:val="CM50"/>
    <w:basedOn w:val="Default"/>
    <w:next w:val="Default"/>
    <w:rsid w:val="00823210"/>
    <w:pPr>
      <w:widowControl w:val="0"/>
    </w:pPr>
    <w:rPr>
      <w:rFonts w:eastAsia="Times New Roman" w:cs="Times New Roman"/>
      <w:color w:val="auto"/>
      <w:lang w:val="en-US" w:eastAsia="en-US"/>
    </w:rPr>
  </w:style>
  <w:style w:type="paragraph" w:customStyle="1" w:styleId="CM51">
    <w:name w:val="CM51"/>
    <w:basedOn w:val="Default"/>
    <w:next w:val="Default"/>
    <w:rsid w:val="00823210"/>
    <w:pPr>
      <w:widowControl w:val="0"/>
    </w:pPr>
    <w:rPr>
      <w:rFonts w:eastAsia="Times New Roman" w:cs="Times New Roman"/>
      <w:color w:val="auto"/>
      <w:lang w:val="en-US" w:eastAsia="en-US"/>
    </w:rPr>
  </w:style>
  <w:style w:type="paragraph" w:customStyle="1" w:styleId="CM52">
    <w:name w:val="CM52"/>
    <w:basedOn w:val="Default"/>
    <w:next w:val="Default"/>
    <w:rsid w:val="00823210"/>
    <w:pPr>
      <w:widowControl w:val="0"/>
    </w:pPr>
    <w:rPr>
      <w:rFonts w:eastAsia="Times New Roman" w:cs="Times New Roman"/>
      <w:color w:val="auto"/>
      <w:lang w:val="en-US" w:eastAsia="en-US"/>
    </w:rPr>
  </w:style>
  <w:style w:type="paragraph" w:customStyle="1" w:styleId="CM53">
    <w:name w:val="CM53"/>
    <w:basedOn w:val="Default"/>
    <w:next w:val="Default"/>
    <w:rsid w:val="00823210"/>
    <w:pPr>
      <w:widowControl w:val="0"/>
    </w:pPr>
    <w:rPr>
      <w:rFonts w:eastAsia="Times New Roman" w:cs="Times New Roman"/>
      <w:color w:val="auto"/>
      <w:lang w:val="en-US" w:eastAsia="en-US"/>
    </w:rPr>
  </w:style>
  <w:style w:type="paragraph" w:customStyle="1" w:styleId="CM54">
    <w:name w:val="CM54"/>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55">
    <w:name w:val="CM55"/>
    <w:basedOn w:val="Default"/>
    <w:next w:val="Default"/>
    <w:rsid w:val="00823210"/>
    <w:pPr>
      <w:widowControl w:val="0"/>
    </w:pPr>
    <w:rPr>
      <w:rFonts w:eastAsia="Times New Roman" w:cs="Times New Roman"/>
      <w:color w:val="auto"/>
      <w:lang w:val="en-US" w:eastAsia="en-US"/>
    </w:rPr>
  </w:style>
  <w:style w:type="paragraph" w:customStyle="1" w:styleId="CM56">
    <w:name w:val="CM56"/>
    <w:basedOn w:val="Default"/>
    <w:next w:val="Default"/>
    <w:rsid w:val="00823210"/>
    <w:pPr>
      <w:widowControl w:val="0"/>
    </w:pPr>
    <w:rPr>
      <w:rFonts w:eastAsia="Times New Roman" w:cs="Times New Roman"/>
      <w:color w:val="auto"/>
      <w:lang w:val="en-US" w:eastAsia="en-US"/>
    </w:rPr>
  </w:style>
  <w:style w:type="paragraph" w:customStyle="1" w:styleId="CM57">
    <w:name w:val="CM57"/>
    <w:basedOn w:val="Default"/>
    <w:next w:val="Default"/>
    <w:rsid w:val="00823210"/>
    <w:pPr>
      <w:widowControl w:val="0"/>
    </w:pPr>
    <w:rPr>
      <w:rFonts w:eastAsia="Times New Roman" w:cs="Times New Roman"/>
      <w:color w:val="auto"/>
      <w:lang w:val="en-US" w:eastAsia="en-US"/>
    </w:rPr>
  </w:style>
  <w:style w:type="paragraph" w:customStyle="1" w:styleId="CM58">
    <w:name w:val="CM58"/>
    <w:basedOn w:val="Default"/>
    <w:next w:val="Default"/>
    <w:rsid w:val="00823210"/>
    <w:pPr>
      <w:widowControl w:val="0"/>
    </w:pPr>
    <w:rPr>
      <w:rFonts w:eastAsia="Times New Roman" w:cs="Times New Roman"/>
      <w:color w:val="auto"/>
      <w:lang w:val="en-US" w:eastAsia="en-US"/>
    </w:rPr>
  </w:style>
  <w:style w:type="paragraph" w:customStyle="1" w:styleId="CM59">
    <w:name w:val="CM59"/>
    <w:basedOn w:val="Default"/>
    <w:next w:val="Default"/>
    <w:rsid w:val="00823210"/>
    <w:pPr>
      <w:widowControl w:val="0"/>
    </w:pPr>
    <w:rPr>
      <w:rFonts w:eastAsia="Times New Roman" w:cs="Times New Roman"/>
      <w:color w:val="auto"/>
      <w:lang w:val="en-US" w:eastAsia="en-US"/>
    </w:rPr>
  </w:style>
  <w:style w:type="paragraph" w:customStyle="1" w:styleId="CM61">
    <w:name w:val="CM61"/>
    <w:basedOn w:val="Default"/>
    <w:next w:val="Default"/>
    <w:rsid w:val="00823210"/>
    <w:pPr>
      <w:widowControl w:val="0"/>
      <w:spacing w:line="183" w:lineRule="atLeast"/>
    </w:pPr>
    <w:rPr>
      <w:rFonts w:eastAsia="Times New Roman" w:cs="Times New Roman"/>
      <w:color w:val="auto"/>
      <w:lang w:val="en-US" w:eastAsia="en-US"/>
    </w:rPr>
  </w:style>
  <w:style w:type="paragraph" w:customStyle="1" w:styleId="CM62">
    <w:name w:val="CM62"/>
    <w:basedOn w:val="Default"/>
    <w:next w:val="Default"/>
    <w:rsid w:val="00823210"/>
    <w:pPr>
      <w:widowControl w:val="0"/>
      <w:spacing w:line="228" w:lineRule="atLeast"/>
    </w:pPr>
    <w:rPr>
      <w:rFonts w:eastAsia="Times New Roman" w:cs="Times New Roman"/>
      <w:color w:val="auto"/>
      <w:lang w:val="en-US" w:eastAsia="en-US"/>
    </w:rPr>
  </w:style>
  <w:style w:type="paragraph" w:customStyle="1" w:styleId="CM63">
    <w:name w:val="CM63"/>
    <w:basedOn w:val="Default"/>
    <w:next w:val="Default"/>
    <w:rsid w:val="00823210"/>
    <w:pPr>
      <w:widowControl w:val="0"/>
      <w:spacing w:line="231" w:lineRule="atLeast"/>
    </w:pPr>
    <w:rPr>
      <w:rFonts w:eastAsia="Times New Roman" w:cs="Times New Roman"/>
      <w:color w:val="auto"/>
      <w:lang w:val="en-US" w:eastAsia="en-US"/>
    </w:rPr>
  </w:style>
  <w:style w:type="paragraph" w:customStyle="1" w:styleId="CM64">
    <w:name w:val="CM64"/>
    <w:basedOn w:val="Default"/>
    <w:next w:val="Default"/>
    <w:rsid w:val="00823210"/>
    <w:pPr>
      <w:widowControl w:val="0"/>
      <w:spacing w:line="231" w:lineRule="atLeast"/>
    </w:pPr>
    <w:rPr>
      <w:rFonts w:eastAsia="Times New Roman" w:cs="Times New Roman"/>
      <w:color w:val="auto"/>
      <w:lang w:val="en-US" w:eastAsia="en-US"/>
    </w:rPr>
  </w:style>
  <w:style w:type="paragraph" w:customStyle="1" w:styleId="CM106">
    <w:name w:val="CM106"/>
    <w:basedOn w:val="Default"/>
    <w:next w:val="Default"/>
    <w:rsid w:val="00823210"/>
    <w:pPr>
      <w:widowControl w:val="0"/>
      <w:spacing w:after="1865"/>
    </w:pPr>
    <w:rPr>
      <w:rFonts w:eastAsia="Times New Roman" w:cs="Times New Roman"/>
      <w:color w:val="auto"/>
      <w:lang w:val="en-US" w:eastAsia="en-US"/>
    </w:rPr>
  </w:style>
  <w:style w:type="paragraph" w:customStyle="1" w:styleId="CM65">
    <w:name w:val="CM65"/>
    <w:basedOn w:val="Default"/>
    <w:next w:val="Default"/>
    <w:rsid w:val="00823210"/>
    <w:pPr>
      <w:widowControl w:val="0"/>
    </w:pPr>
    <w:rPr>
      <w:rFonts w:eastAsia="Times New Roman" w:cs="Times New Roman"/>
      <w:color w:val="auto"/>
      <w:lang w:val="en-US" w:eastAsia="en-US"/>
    </w:rPr>
  </w:style>
  <w:style w:type="paragraph" w:customStyle="1" w:styleId="CM66">
    <w:name w:val="CM66"/>
    <w:basedOn w:val="Default"/>
    <w:next w:val="Default"/>
    <w:rsid w:val="00823210"/>
    <w:pPr>
      <w:widowControl w:val="0"/>
      <w:spacing w:line="211" w:lineRule="atLeast"/>
    </w:pPr>
    <w:rPr>
      <w:rFonts w:eastAsia="Times New Roman" w:cs="Times New Roman"/>
      <w:color w:val="auto"/>
      <w:lang w:val="en-US" w:eastAsia="en-US"/>
    </w:rPr>
  </w:style>
  <w:style w:type="paragraph" w:customStyle="1" w:styleId="CM67">
    <w:name w:val="CM67"/>
    <w:basedOn w:val="Default"/>
    <w:next w:val="Default"/>
    <w:rsid w:val="00823210"/>
    <w:pPr>
      <w:widowControl w:val="0"/>
      <w:spacing w:line="360" w:lineRule="atLeast"/>
    </w:pPr>
    <w:rPr>
      <w:rFonts w:eastAsia="Times New Roman" w:cs="Times New Roman"/>
      <w:color w:val="auto"/>
      <w:lang w:val="en-US" w:eastAsia="en-US"/>
    </w:rPr>
  </w:style>
  <w:style w:type="paragraph" w:customStyle="1" w:styleId="CM68">
    <w:name w:val="CM68"/>
    <w:basedOn w:val="Default"/>
    <w:next w:val="Default"/>
    <w:rsid w:val="00823210"/>
    <w:pPr>
      <w:widowControl w:val="0"/>
      <w:spacing w:line="466" w:lineRule="atLeast"/>
    </w:pPr>
    <w:rPr>
      <w:rFonts w:eastAsia="Times New Roman" w:cs="Times New Roman"/>
      <w:color w:val="auto"/>
      <w:lang w:val="en-US" w:eastAsia="en-US"/>
    </w:rPr>
  </w:style>
  <w:style w:type="paragraph" w:customStyle="1" w:styleId="CM69">
    <w:name w:val="CM69"/>
    <w:basedOn w:val="Default"/>
    <w:next w:val="Default"/>
    <w:rsid w:val="00823210"/>
    <w:pPr>
      <w:widowControl w:val="0"/>
      <w:spacing w:line="418" w:lineRule="atLeast"/>
    </w:pPr>
    <w:rPr>
      <w:rFonts w:eastAsia="Times New Roman" w:cs="Times New Roman"/>
      <w:color w:val="auto"/>
      <w:lang w:val="en-US" w:eastAsia="en-US"/>
    </w:rPr>
  </w:style>
  <w:style w:type="paragraph" w:customStyle="1" w:styleId="CM93">
    <w:name w:val="CM93"/>
    <w:basedOn w:val="Default"/>
    <w:next w:val="Default"/>
    <w:rsid w:val="00823210"/>
    <w:pPr>
      <w:widowControl w:val="0"/>
      <w:spacing w:after="1805"/>
    </w:pPr>
    <w:rPr>
      <w:rFonts w:eastAsia="Times New Roman" w:cs="Times New Roman"/>
      <w:color w:val="auto"/>
      <w:lang w:val="en-US" w:eastAsia="en-US"/>
    </w:rPr>
  </w:style>
  <w:style w:type="paragraph" w:customStyle="1" w:styleId="CM11">
    <w:name w:val="CM11"/>
    <w:basedOn w:val="Default"/>
    <w:next w:val="Default"/>
    <w:rsid w:val="00823210"/>
    <w:pPr>
      <w:widowControl w:val="0"/>
    </w:pPr>
    <w:rPr>
      <w:rFonts w:eastAsia="Times New Roman" w:cs="Times New Roman"/>
      <w:color w:val="auto"/>
      <w:lang w:val="en-US" w:eastAsia="en-US"/>
    </w:rPr>
  </w:style>
  <w:style w:type="numbering" w:customStyle="1" w:styleId="NoList1">
    <w:name w:val="No List1"/>
    <w:next w:val="Geenlijst"/>
    <w:semiHidden/>
    <w:rsid w:val="00823210"/>
  </w:style>
  <w:style w:type="paragraph" w:styleId="Voetnoottekst">
    <w:name w:val="footnote text"/>
    <w:basedOn w:val="Standaard"/>
    <w:link w:val="VoetnoottekstChar"/>
    <w:uiPriority w:val="99"/>
    <w:semiHidden/>
    <w:rsid w:val="00823210"/>
    <w:pPr>
      <w:widowControl w:val="0"/>
      <w:spacing w:after="0"/>
    </w:pPr>
    <w:rPr>
      <w:rFonts w:ascii="Courier New" w:hAnsi="Courier New"/>
      <w:snapToGrid w:val="0"/>
      <w:sz w:val="20"/>
      <w:szCs w:val="20"/>
      <w:lang w:val="en-US" w:eastAsia="en-US"/>
    </w:rPr>
  </w:style>
  <w:style w:type="character" w:customStyle="1" w:styleId="VoetnoottekstChar">
    <w:name w:val="Voetnoottekst Char"/>
    <w:basedOn w:val="Standaardalinea-lettertype"/>
    <w:link w:val="Voetnoottekst"/>
    <w:uiPriority w:val="99"/>
    <w:semiHidden/>
    <w:rsid w:val="00823210"/>
    <w:rPr>
      <w:rFonts w:ascii="Courier New" w:eastAsia="Times New Roman" w:hAnsi="Courier New" w:cs="Times New Roman"/>
      <w:snapToGrid w:val="0"/>
      <w:sz w:val="20"/>
      <w:szCs w:val="20"/>
      <w:lang w:val="en-US" w:eastAsia="en-US"/>
    </w:rPr>
  </w:style>
  <w:style w:type="paragraph" w:styleId="Documentstructuur">
    <w:name w:val="Document Map"/>
    <w:basedOn w:val="Standaard"/>
    <w:link w:val="DocumentstructuurChar"/>
    <w:semiHidden/>
    <w:rsid w:val="00823210"/>
    <w:pPr>
      <w:widowControl w:val="0"/>
      <w:shd w:val="clear" w:color="auto" w:fill="000080"/>
      <w:spacing w:after="0"/>
    </w:pPr>
    <w:rPr>
      <w:rFonts w:ascii="Tahoma" w:hAnsi="Tahoma"/>
      <w:snapToGrid w:val="0"/>
      <w:szCs w:val="20"/>
      <w:lang w:val="en-US" w:eastAsia="en-US"/>
    </w:rPr>
  </w:style>
  <w:style w:type="character" w:customStyle="1" w:styleId="DocumentstructuurChar">
    <w:name w:val="Documentstructuur Char"/>
    <w:basedOn w:val="Standaardalinea-lettertype"/>
    <w:link w:val="Documentstructuur"/>
    <w:semiHidden/>
    <w:rsid w:val="00823210"/>
    <w:rPr>
      <w:rFonts w:ascii="Tahoma" w:eastAsia="Times New Roman" w:hAnsi="Tahoma" w:cs="Times New Roman"/>
      <w:snapToGrid w:val="0"/>
      <w:szCs w:val="20"/>
      <w:shd w:val="clear" w:color="auto" w:fill="000080"/>
      <w:lang w:val="en-US" w:eastAsia="en-US"/>
    </w:rPr>
  </w:style>
  <w:style w:type="numbering" w:customStyle="1" w:styleId="NoList2">
    <w:name w:val="No List2"/>
    <w:next w:val="Geenlijst"/>
    <w:semiHidden/>
    <w:rsid w:val="00823210"/>
  </w:style>
  <w:style w:type="character" w:styleId="Voetnootmarkering">
    <w:name w:val="footnote reference"/>
    <w:uiPriority w:val="99"/>
    <w:semiHidden/>
    <w:rsid w:val="00823210"/>
  </w:style>
  <w:style w:type="paragraph" w:customStyle="1" w:styleId="ISOChange">
    <w:name w:val="ISO_Change"/>
    <w:basedOn w:val="Standaard"/>
    <w:rsid w:val="00823210"/>
    <w:pPr>
      <w:spacing w:before="210" w:after="0" w:line="210" w:lineRule="exact"/>
    </w:pPr>
    <w:rPr>
      <w:rFonts w:ascii="Arial" w:hAnsi="Arial"/>
      <w:sz w:val="18"/>
      <w:szCs w:val="20"/>
      <w:lang w:val="en-GB" w:eastAsia="en-US"/>
    </w:rPr>
  </w:style>
  <w:style w:type="paragraph" w:customStyle="1" w:styleId="level1">
    <w:name w:val="_level1"/>
    <w:basedOn w:val="Standaard"/>
    <w:rsid w:val="00823210"/>
    <w:pPr>
      <w:spacing w:after="0"/>
    </w:pPr>
    <w:rPr>
      <w:szCs w:val="20"/>
      <w:lang w:val="en-US" w:eastAsia="en-US"/>
    </w:rPr>
  </w:style>
  <w:style w:type="character" w:styleId="Regelnummer">
    <w:name w:val="line number"/>
    <w:basedOn w:val="Standaardalinea-lettertype"/>
    <w:rsid w:val="00823210"/>
  </w:style>
  <w:style w:type="paragraph" w:styleId="Onderwerpvanopmerking">
    <w:name w:val="annotation subject"/>
    <w:basedOn w:val="Tekstopmerking"/>
    <w:next w:val="Tekstopmerking"/>
    <w:link w:val="OnderwerpvanopmerkingChar"/>
    <w:semiHidden/>
    <w:rsid w:val="00823210"/>
    <w:rPr>
      <w:rFonts w:ascii="Times New Roman" w:hAnsi="Times New Roman"/>
      <w:b/>
      <w:bCs/>
    </w:rPr>
  </w:style>
  <w:style w:type="character" w:customStyle="1" w:styleId="OnderwerpvanopmerkingChar">
    <w:name w:val="Onderwerp van opmerking Char"/>
    <w:basedOn w:val="TekstopmerkingChar"/>
    <w:link w:val="Onderwerpvanopmerking"/>
    <w:semiHidden/>
    <w:rsid w:val="00823210"/>
    <w:rPr>
      <w:rFonts w:ascii="Times New Roman" w:eastAsia="Times New Roman" w:hAnsi="Times New Roman" w:cs="Times New Roman"/>
      <w:b/>
      <w:bCs/>
      <w:sz w:val="20"/>
      <w:szCs w:val="20"/>
      <w:lang w:val="en-US" w:eastAsia="en-US"/>
    </w:rPr>
  </w:style>
  <w:style w:type="paragraph" w:customStyle="1" w:styleId="CM24">
    <w:name w:val="CM24"/>
    <w:basedOn w:val="Default"/>
    <w:next w:val="Default"/>
    <w:rsid w:val="00823210"/>
    <w:pPr>
      <w:widowControl w:val="0"/>
      <w:spacing w:after="295"/>
    </w:pPr>
    <w:rPr>
      <w:rFonts w:ascii="Times New Roman" w:eastAsia="Times New Roman" w:hAnsi="Times New Roman" w:cs="Times New Roman"/>
      <w:color w:val="auto"/>
      <w:lang w:val="en-US" w:eastAsia="en-US"/>
    </w:rPr>
  </w:style>
  <w:style w:type="paragraph" w:customStyle="1" w:styleId="CM14">
    <w:name w:val="CM14"/>
    <w:basedOn w:val="Default"/>
    <w:next w:val="Default"/>
    <w:rsid w:val="00823210"/>
    <w:pPr>
      <w:widowControl w:val="0"/>
    </w:pPr>
    <w:rPr>
      <w:rFonts w:ascii="Times New Roman" w:eastAsia="Times New Roman" w:hAnsi="Times New Roman" w:cs="Times New Roman"/>
      <w:color w:val="auto"/>
      <w:lang w:val="en-US" w:eastAsia="en-US"/>
    </w:rPr>
  </w:style>
  <w:style w:type="paragraph" w:styleId="Lijst">
    <w:name w:val="List"/>
    <w:basedOn w:val="Standaard"/>
    <w:rsid w:val="00823210"/>
    <w:pPr>
      <w:spacing w:after="0"/>
      <w:ind w:left="360" w:hanging="360"/>
    </w:pPr>
    <w:rPr>
      <w:lang w:val="en-US" w:eastAsia="en-US"/>
    </w:rPr>
  </w:style>
  <w:style w:type="paragraph" w:styleId="Lijst2">
    <w:name w:val="List 2"/>
    <w:basedOn w:val="Standaard"/>
    <w:rsid w:val="00823210"/>
    <w:pPr>
      <w:spacing w:after="0"/>
      <w:ind w:left="720" w:hanging="360"/>
    </w:pPr>
    <w:rPr>
      <w:lang w:val="en-US" w:eastAsia="en-US"/>
    </w:rPr>
  </w:style>
  <w:style w:type="paragraph" w:styleId="Lijst3">
    <w:name w:val="List 3"/>
    <w:basedOn w:val="Standaard"/>
    <w:rsid w:val="00823210"/>
    <w:pPr>
      <w:spacing w:after="0"/>
      <w:ind w:left="1080" w:hanging="360"/>
    </w:pPr>
    <w:rPr>
      <w:lang w:val="en-US" w:eastAsia="en-US"/>
    </w:rPr>
  </w:style>
  <w:style w:type="paragraph" w:styleId="Datum">
    <w:name w:val="Date"/>
    <w:basedOn w:val="Standaard"/>
    <w:next w:val="Standaard"/>
    <w:link w:val="DatumChar"/>
    <w:rsid w:val="00823210"/>
    <w:pPr>
      <w:spacing w:after="0"/>
    </w:pPr>
    <w:rPr>
      <w:lang w:val="en-US" w:eastAsia="en-US"/>
    </w:rPr>
  </w:style>
  <w:style w:type="character" w:customStyle="1" w:styleId="DatumChar">
    <w:name w:val="Datum Char"/>
    <w:basedOn w:val="Standaardalinea-lettertype"/>
    <w:link w:val="Datum"/>
    <w:rsid w:val="00823210"/>
    <w:rPr>
      <w:rFonts w:ascii="Times New Roman" w:eastAsia="Times New Roman" w:hAnsi="Times New Roman" w:cs="Times New Roman"/>
      <w:lang w:val="en-US" w:eastAsia="en-US"/>
    </w:rPr>
  </w:style>
  <w:style w:type="paragraph" w:styleId="Lijstopsomteken">
    <w:name w:val="List Bullet"/>
    <w:basedOn w:val="Standaard"/>
    <w:rsid w:val="00823210"/>
    <w:pPr>
      <w:numPr>
        <w:numId w:val="2"/>
      </w:numPr>
      <w:spacing w:after="0"/>
    </w:pPr>
    <w:rPr>
      <w:lang w:val="en-US" w:eastAsia="en-US"/>
    </w:rPr>
  </w:style>
  <w:style w:type="paragraph" w:styleId="Lijstopsomteken2">
    <w:name w:val="List Bullet 2"/>
    <w:basedOn w:val="Standaard"/>
    <w:rsid w:val="00823210"/>
    <w:pPr>
      <w:numPr>
        <w:numId w:val="3"/>
      </w:numPr>
      <w:spacing w:after="0"/>
    </w:pPr>
    <w:rPr>
      <w:lang w:val="en-US" w:eastAsia="en-US"/>
    </w:rPr>
  </w:style>
  <w:style w:type="paragraph" w:customStyle="1" w:styleId="Picture">
    <w:name w:val="Picture"/>
    <w:basedOn w:val="Standaard"/>
    <w:rsid w:val="00823210"/>
    <w:pPr>
      <w:spacing w:after="0"/>
    </w:pPr>
    <w:rPr>
      <w:lang w:val="en-US" w:eastAsia="en-US"/>
    </w:rPr>
  </w:style>
  <w:style w:type="paragraph" w:customStyle="1" w:styleId="ReferenceLine">
    <w:name w:val="Reference Line"/>
    <w:basedOn w:val="Plattetekst"/>
    <w:rsid w:val="00823210"/>
  </w:style>
  <w:style w:type="paragraph" w:styleId="Platteteksteersteinspringing">
    <w:name w:val="Body Text First Indent"/>
    <w:basedOn w:val="Plattetekst"/>
    <w:link w:val="PlatteteksteersteinspringingChar"/>
    <w:rsid w:val="00823210"/>
    <w:pPr>
      <w:autoSpaceDE/>
      <w:autoSpaceDN/>
      <w:adjustRightInd/>
      <w:spacing w:after="120"/>
      <w:ind w:firstLine="210"/>
    </w:pPr>
    <w:rPr>
      <w:rFonts w:ascii="Times New Roman" w:hAnsi="Times New Roman" w:cs="Times New Roman"/>
      <w:sz w:val="24"/>
    </w:rPr>
  </w:style>
  <w:style w:type="character" w:customStyle="1" w:styleId="PlatteteksteersteinspringingChar">
    <w:name w:val="Platte tekst eerste inspringing Char"/>
    <w:basedOn w:val="PlattetekstChar"/>
    <w:link w:val="Platteteksteersteinspringing"/>
    <w:rsid w:val="00823210"/>
    <w:rPr>
      <w:rFonts w:ascii="Times New Roman" w:eastAsia="Times New Roman" w:hAnsi="Times New Roman" w:cs="Times New Roman"/>
      <w:sz w:val="20"/>
      <w:lang w:val="en-US" w:eastAsia="en-US"/>
    </w:rPr>
  </w:style>
  <w:style w:type="paragraph" w:styleId="Platteteksteersteinspringing2">
    <w:name w:val="Body Text First Indent 2"/>
    <w:basedOn w:val="Plattetekstinspringen"/>
    <w:link w:val="Platteteksteersteinspringing2Char"/>
    <w:rsid w:val="00823210"/>
    <w:pPr>
      <w:autoSpaceDE/>
      <w:autoSpaceDN/>
      <w:adjustRightInd/>
      <w:spacing w:after="120"/>
      <w:ind w:firstLine="210"/>
    </w:pPr>
    <w:rPr>
      <w:rFonts w:ascii="Times New Roman" w:hAnsi="Times New Roman"/>
      <w:sz w:val="24"/>
      <w:szCs w:val="24"/>
    </w:rPr>
  </w:style>
  <w:style w:type="character" w:customStyle="1" w:styleId="Platteteksteersteinspringing2Char">
    <w:name w:val="Platte tekst eerste inspringing 2 Char"/>
    <w:basedOn w:val="PlattetekstinspringenChar"/>
    <w:link w:val="Platteteksteersteinspringing2"/>
    <w:rsid w:val="00823210"/>
    <w:rPr>
      <w:rFonts w:ascii="Times New Roman" w:eastAsia="Times New Roman" w:hAnsi="Times New Roman" w:cs="Times New Roman"/>
      <w:sz w:val="20"/>
      <w:szCs w:val="20"/>
      <w:lang w:val="en-US" w:eastAsia="en-US"/>
    </w:rPr>
  </w:style>
  <w:style w:type="paragraph" w:customStyle="1" w:styleId="CM20">
    <w:name w:val="CM20"/>
    <w:basedOn w:val="Default"/>
    <w:next w:val="Default"/>
    <w:rsid w:val="00823210"/>
    <w:pPr>
      <w:widowControl w:val="0"/>
      <w:spacing w:after="573"/>
    </w:pPr>
    <w:rPr>
      <w:rFonts w:ascii="Times New Roman" w:eastAsia="Times New Roman" w:hAnsi="Times New Roman" w:cs="Times New Roman"/>
      <w:color w:val="auto"/>
      <w:lang w:val="en-US" w:eastAsia="en-US"/>
    </w:rPr>
  </w:style>
  <w:style w:type="character" w:customStyle="1" w:styleId="attr-list">
    <w:name w:val="attr-list"/>
    <w:rsid w:val="00823210"/>
  </w:style>
  <w:style w:type="character" w:styleId="Nadruk">
    <w:name w:val="Emphasis"/>
    <w:qFormat/>
    <w:rsid w:val="00823210"/>
    <w:rPr>
      <w:i/>
      <w:iCs/>
    </w:rPr>
  </w:style>
  <w:style w:type="paragraph" w:styleId="Lijstalinea">
    <w:name w:val="List Paragraph"/>
    <w:basedOn w:val="Standaard"/>
    <w:uiPriority w:val="54"/>
    <w:qFormat/>
    <w:rsid w:val="00823210"/>
    <w:pPr>
      <w:spacing w:after="0"/>
      <w:ind w:left="720"/>
    </w:pPr>
    <w:rPr>
      <w:lang w:val="en-US" w:eastAsia="en-US"/>
    </w:rPr>
  </w:style>
  <w:style w:type="paragraph" w:customStyle="1" w:styleId="zzContents">
    <w:name w:val="zzContents"/>
    <w:basedOn w:val="Standaard"/>
    <w:next w:val="Inhopg1"/>
    <w:rsid w:val="00823210"/>
    <w:pPr>
      <w:keepNext/>
      <w:pageBreakBefore/>
      <w:suppressAutoHyphens/>
      <w:spacing w:before="960" w:after="310" w:line="310" w:lineRule="exact"/>
    </w:pPr>
    <w:rPr>
      <w:rFonts w:ascii="Arial" w:eastAsia="MS Mincho" w:hAnsi="Arial"/>
      <w:b/>
      <w:sz w:val="28"/>
      <w:szCs w:val="20"/>
      <w:lang w:val="de-DE" w:eastAsia="ja-JP"/>
    </w:rPr>
  </w:style>
  <w:style w:type="character" w:customStyle="1" w:styleId="CommentTextChar">
    <w:name w:val="Comment Text Char"/>
    <w:uiPriority w:val="99"/>
    <w:locked/>
    <w:rsid w:val="00823210"/>
    <w:rPr>
      <w:rFonts w:cs="Times New Roman"/>
      <w:sz w:val="20"/>
      <w:szCs w:val="20"/>
    </w:rPr>
  </w:style>
  <w:style w:type="paragraph" w:styleId="Index2">
    <w:name w:val="index 2"/>
    <w:basedOn w:val="Standaard"/>
    <w:next w:val="Standaard"/>
    <w:autoRedefine/>
    <w:uiPriority w:val="99"/>
    <w:rsid w:val="00823210"/>
    <w:pPr>
      <w:tabs>
        <w:tab w:val="right" w:leader="dot" w:pos="3950"/>
      </w:tabs>
      <w:spacing w:after="0"/>
      <w:ind w:left="480" w:hanging="240"/>
    </w:pPr>
    <w:rPr>
      <w:rFonts w:ascii="Arial" w:hAnsi="Arial" w:cs="Arial"/>
      <w:noProof/>
      <w:sz w:val="18"/>
      <w:szCs w:val="18"/>
      <w:lang w:val="en-US" w:eastAsia="en-US"/>
    </w:rPr>
  </w:style>
  <w:style w:type="paragraph" w:styleId="Kopbronvermelding">
    <w:name w:val="toa heading"/>
    <w:basedOn w:val="Standaard"/>
    <w:next w:val="Standaard"/>
    <w:semiHidden/>
    <w:rsid w:val="00823210"/>
    <w:pPr>
      <w:spacing w:before="120" w:after="0"/>
    </w:pPr>
    <w:rPr>
      <w:rFonts w:ascii="Arial" w:hAnsi="Arial" w:cs="Arial"/>
      <w:b/>
      <w:bCs/>
      <w:lang w:val="en-US" w:eastAsia="en-US"/>
    </w:rPr>
  </w:style>
  <w:style w:type="paragraph" w:styleId="Lijstmetafbeeldingen">
    <w:name w:val="table of figures"/>
    <w:basedOn w:val="Standaard"/>
    <w:next w:val="Standaard"/>
    <w:semiHidden/>
    <w:rsid w:val="00823210"/>
    <w:pPr>
      <w:spacing w:after="0"/>
    </w:pPr>
    <w:rPr>
      <w:lang w:val="en-US" w:eastAsia="en-US"/>
    </w:rPr>
  </w:style>
  <w:style w:type="paragraph" w:styleId="Index4">
    <w:name w:val="index 4"/>
    <w:basedOn w:val="Standaard"/>
    <w:next w:val="Standaard"/>
    <w:autoRedefine/>
    <w:rsid w:val="00823210"/>
    <w:pPr>
      <w:spacing w:after="0"/>
      <w:ind w:left="960" w:hanging="240"/>
    </w:pPr>
    <w:rPr>
      <w:rFonts w:ascii="Calibri" w:hAnsi="Calibri"/>
      <w:sz w:val="18"/>
      <w:szCs w:val="18"/>
      <w:lang w:val="en-US" w:eastAsia="en-US"/>
    </w:rPr>
  </w:style>
  <w:style w:type="paragraph" w:styleId="Index5">
    <w:name w:val="index 5"/>
    <w:basedOn w:val="Standaard"/>
    <w:next w:val="Standaard"/>
    <w:autoRedefine/>
    <w:rsid w:val="00823210"/>
    <w:pPr>
      <w:spacing w:after="0"/>
      <w:ind w:left="1200" w:hanging="240"/>
    </w:pPr>
    <w:rPr>
      <w:rFonts w:ascii="Calibri" w:hAnsi="Calibri"/>
      <w:sz w:val="18"/>
      <w:szCs w:val="18"/>
      <w:lang w:val="en-US" w:eastAsia="en-US"/>
    </w:rPr>
  </w:style>
  <w:style w:type="paragraph" w:styleId="Index6">
    <w:name w:val="index 6"/>
    <w:basedOn w:val="Standaard"/>
    <w:next w:val="Standaard"/>
    <w:autoRedefine/>
    <w:rsid w:val="00823210"/>
    <w:pPr>
      <w:spacing w:after="0"/>
      <w:ind w:left="1440" w:hanging="240"/>
    </w:pPr>
    <w:rPr>
      <w:rFonts w:ascii="Calibri" w:hAnsi="Calibri"/>
      <w:sz w:val="18"/>
      <w:szCs w:val="18"/>
      <w:lang w:val="en-US" w:eastAsia="en-US"/>
    </w:rPr>
  </w:style>
  <w:style w:type="paragraph" w:styleId="Index7">
    <w:name w:val="index 7"/>
    <w:basedOn w:val="Standaard"/>
    <w:next w:val="Standaard"/>
    <w:autoRedefine/>
    <w:rsid w:val="00823210"/>
    <w:pPr>
      <w:spacing w:after="0"/>
      <w:ind w:left="1680" w:hanging="240"/>
    </w:pPr>
    <w:rPr>
      <w:rFonts w:ascii="Calibri" w:hAnsi="Calibri"/>
      <w:sz w:val="18"/>
      <w:szCs w:val="18"/>
      <w:lang w:val="en-US" w:eastAsia="en-US"/>
    </w:rPr>
  </w:style>
  <w:style w:type="paragraph" w:styleId="Index8">
    <w:name w:val="index 8"/>
    <w:basedOn w:val="Standaard"/>
    <w:next w:val="Standaard"/>
    <w:autoRedefine/>
    <w:rsid w:val="00823210"/>
    <w:pPr>
      <w:spacing w:after="0"/>
      <w:ind w:left="1920" w:hanging="240"/>
    </w:pPr>
    <w:rPr>
      <w:rFonts w:ascii="Calibri" w:hAnsi="Calibri"/>
      <w:sz w:val="18"/>
      <w:szCs w:val="18"/>
      <w:lang w:val="en-US" w:eastAsia="en-US"/>
    </w:rPr>
  </w:style>
  <w:style w:type="paragraph" w:styleId="Index9">
    <w:name w:val="index 9"/>
    <w:basedOn w:val="Standaard"/>
    <w:next w:val="Standaard"/>
    <w:autoRedefine/>
    <w:rsid w:val="00823210"/>
    <w:pPr>
      <w:spacing w:after="0"/>
      <w:ind w:left="2160" w:hanging="240"/>
    </w:pPr>
    <w:rPr>
      <w:rFonts w:ascii="Calibri" w:hAnsi="Calibri"/>
      <w:sz w:val="18"/>
      <w:szCs w:val="18"/>
      <w:lang w:val="en-US" w:eastAsia="en-US"/>
    </w:rPr>
  </w:style>
  <w:style w:type="paragraph" w:styleId="Indexkop">
    <w:name w:val="index heading"/>
    <w:basedOn w:val="Standaard"/>
    <w:next w:val="Index1"/>
    <w:uiPriority w:val="99"/>
    <w:rsid w:val="00823210"/>
    <w:pPr>
      <w:spacing w:before="240"/>
      <w:jc w:val="center"/>
    </w:pPr>
    <w:rPr>
      <w:rFonts w:ascii="Calibri" w:hAnsi="Calibri"/>
      <w:b/>
      <w:bCs/>
      <w:sz w:val="26"/>
      <w:szCs w:val="26"/>
      <w:lang w:val="en-US" w:eastAsia="en-US"/>
    </w:rPr>
  </w:style>
  <w:style w:type="character" w:customStyle="1" w:styleId="cueberschrift">
    <w:name w:val="cueberschrift"/>
    <w:basedOn w:val="Standaardalinea-lettertype"/>
    <w:rsid w:val="00823210"/>
  </w:style>
  <w:style w:type="paragraph" w:styleId="Ondertitel">
    <w:name w:val="Subtitle"/>
    <w:basedOn w:val="Standaard"/>
    <w:link w:val="OndertitelChar"/>
    <w:qFormat/>
    <w:rsid w:val="00823210"/>
    <w:pPr>
      <w:spacing w:after="0"/>
      <w:jc w:val="center"/>
    </w:pPr>
    <w:rPr>
      <w:b/>
      <w:sz w:val="18"/>
      <w:szCs w:val="20"/>
      <w:lang w:val="en-US" w:eastAsia="en-US"/>
    </w:rPr>
  </w:style>
  <w:style w:type="character" w:customStyle="1" w:styleId="OndertitelChar">
    <w:name w:val="Ondertitel Char"/>
    <w:basedOn w:val="Standaardalinea-lettertype"/>
    <w:link w:val="Ondertitel"/>
    <w:rsid w:val="00823210"/>
    <w:rPr>
      <w:rFonts w:ascii="Times New Roman" w:eastAsia="Times New Roman" w:hAnsi="Times New Roman" w:cs="Times New Roman"/>
      <w:b/>
      <w:sz w:val="18"/>
      <w:szCs w:val="20"/>
      <w:lang w:val="en-US" w:eastAsia="en-US"/>
    </w:rPr>
  </w:style>
  <w:style w:type="paragraph" w:customStyle="1" w:styleId="Style1">
    <w:name w:val="Style1"/>
    <w:basedOn w:val="Standaard"/>
    <w:link w:val="Style1Char"/>
    <w:qFormat/>
    <w:rsid w:val="00823210"/>
    <w:pPr>
      <w:widowControl w:val="0"/>
      <w:spacing w:after="0"/>
      <w:ind w:left="720"/>
      <w:jc w:val="both"/>
    </w:pPr>
    <w:rPr>
      <w:rFonts w:ascii="Arial" w:hAnsi="Arial" w:cs="Arial"/>
      <w:color w:val="0000FF"/>
      <w:sz w:val="20"/>
      <w:szCs w:val="20"/>
      <w:lang w:val="en-US" w:eastAsia="en-US"/>
    </w:rPr>
  </w:style>
  <w:style w:type="paragraph" w:customStyle="1" w:styleId="Style2">
    <w:name w:val="Style2"/>
    <w:basedOn w:val="Voettekst"/>
    <w:link w:val="Style2Char"/>
    <w:qFormat/>
    <w:rsid w:val="00823210"/>
    <w:pPr>
      <w:tabs>
        <w:tab w:val="clear" w:pos="4536"/>
        <w:tab w:val="clear" w:pos="9072"/>
        <w:tab w:val="center" w:pos="4320"/>
        <w:tab w:val="right" w:pos="8640"/>
      </w:tabs>
      <w:ind w:right="360"/>
    </w:pPr>
    <w:rPr>
      <w:i/>
      <w:iCs/>
      <w:lang w:val="en-US" w:eastAsia="en-US"/>
    </w:rPr>
  </w:style>
  <w:style w:type="character" w:customStyle="1" w:styleId="Style1Char">
    <w:name w:val="Style1 Char"/>
    <w:link w:val="Style1"/>
    <w:rsid w:val="00823210"/>
    <w:rPr>
      <w:rFonts w:ascii="Arial" w:eastAsia="Times New Roman" w:hAnsi="Arial" w:cs="Arial"/>
      <w:color w:val="0000FF"/>
      <w:sz w:val="20"/>
      <w:szCs w:val="20"/>
      <w:lang w:val="en-US" w:eastAsia="en-US"/>
    </w:rPr>
  </w:style>
  <w:style w:type="character" w:customStyle="1" w:styleId="module">
    <w:name w:val="module"/>
    <w:rsid w:val="00823210"/>
  </w:style>
  <w:style w:type="character" w:customStyle="1" w:styleId="Style2Char">
    <w:name w:val="Style2 Char"/>
    <w:link w:val="Style2"/>
    <w:rsid w:val="00823210"/>
    <w:rPr>
      <w:rFonts w:ascii="Times New Roman" w:eastAsia="Times New Roman" w:hAnsi="Times New Roman" w:cs="Times New Roman"/>
      <w:i/>
      <w:iCs/>
      <w:lang w:val="en-US" w:eastAsia="en-US"/>
    </w:rPr>
  </w:style>
  <w:style w:type="paragraph" w:styleId="Titel">
    <w:name w:val="Title"/>
    <w:basedOn w:val="Standaard"/>
    <w:link w:val="TitelChar"/>
    <w:qFormat/>
    <w:rsid w:val="00823210"/>
    <w:pPr>
      <w:keepLines/>
      <w:widowControl w:val="0"/>
      <w:tabs>
        <w:tab w:val="left" w:pos="-510"/>
        <w:tab w:val="left" w:pos="0"/>
        <w:tab w:val="left" w:pos="992"/>
        <w:tab w:val="left" w:pos="4677"/>
        <w:tab w:val="left" w:pos="5244"/>
        <w:tab w:val="left" w:pos="5586"/>
        <w:tab w:val="left" w:pos="6112"/>
        <w:tab w:val="left" w:pos="6792"/>
        <w:tab w:val="left" w:pos="7471"/>
        <w:tab w:val="left" w:pos="8150"/>
        <w:tab w:val="left" w:pos="8829"/>
      </w:tabs>
      <w:spacing w:after="0"/>
      <w:jc w:val="center"/>
    </w:pPr>
    <w:rPr>
      <w:b/>
      <w:snapToGrid w:val="0"/>
      <w:sz w:val="28"/>
      <w:szCs w:val="20"/>
      <w:lang w:val="en-GB" w:eastAsia="en-US"/>
    </w:rPr>
  </w:style>
  <w:style w:type="character" w:customStyle="1" w:styleId="TitelChar">
    <w:name w:val="Titel Char"/>
    <w:basedOn w:val="Standaardalinea-lettertype"/>
    <w:link w:val="Titel"/>
    <w:rsid w:val="00823210"/>
    <w:rPr>
      <w:rFonts w:ascii="Times New Roman" w:eastAsia="Times New Roman" w:hAnsi="Times New Roman" w:cs="Times New Roman"/>
      <w:b/>
      <w:snapToGrid w:val="0"/>
      <w:sz w:val="28"/>
      <w:szCs w:val="20"/>
      <w:lang w:val="en-GB" w:eastAsia="en-US"/>
    </w:rPr>
  </w:style>
  <w:style w:type="paragraph" w:customStyle="1" w:styleId="Tabletitle">
    <w:name w:val="Table title"/>
    <w:basedOn w:val="Standaard"/>
    <w:next w:val="Standaard"/>
    <w:rsid w:val="00823210"/>
    <w:pPr>
      <w:keepNext/>
      <w:suppressAutoHyphens/>
      <w:spacing w:before="120" w:line="230" w:lineRule="exact"/>
      <w:jc w:val="center"/>
    </w:pPr>
    <w:rPr>
      <w:rFonts w:ascii="Arial" w:eastAsia="MS Mincho" w:hAnsi="Arial"/>
      <w:b/>
      <w:sz w:val="20"/>
      <w:szCs w:val="20"/>
      <w:lang w:val="de-DE" w:eastAsia="ja-JP"/>
    </w:rPr>
  </w:style>
  <w:style w:type="paragraph" w:customStyle="1" w:styleId="StylezzForewordAuto">
    <w:name w:val="Style zzForeword + Auto"/>
    <w:basedOn w:val="Standaard"/>
    <w:rsid w:val="00823210"/>
    <w:pPr>
      <w:keepNext/>
      <w:pageBreakBefore/>
      <w:suppressAutoHyphens/>
      <w:spacing w:after="0" w:line="310" w:lineRule="exact"/>
    </w:pPr>
    <w:rPr>
      <w:rFonts w:ascii="Arial" w:eastAsia="MS Mincho" w:hAnsi="Arial"/>
      <w:b/>
      <w:bCs/>
      <w:sz w:val="28"/>
      <w:szCs w:val="20"/>
      <w:lang w:val="de-DE" w:eastAsia="ja-JP"/>
    </w:rPr>
  </w:style>
  <w:style w:type="character" w:customStyle="1" w:styleId="Heading1Char">
    <w:name w:val="Heading 1 Char"/>
    <w:rsid w:val="00823210"/>
    <w:rPr>
      <w:rFonts w:ascii="Arial" w:hAnsi="Arial"/>
      <w:b/>
      <w:snapToGrid w:val="0"/>
      <w:sz w:val="28"/>
      <w:lang w:val="en-US" w:eastAsia="en-US" w:bidi="ar-SA"/>
    </w:rPr>
  </w:style>
  <w:style w:type="numbering" w:styleId="111111">
    <w:name w:val="Outline List 2"/>
    <w:basedOn w:val="Geenlijst"/>
    <w:rsid w:val="00823210"/>
  </w:style>
  <w:style w:type="paragraph" w:styleId="Bloktekst">
    <w:name w:val="Block Text"/>
    <w:basedOn w:val="Standaard"/>
    <w:rsid w:val="00823210"/>
    <w:pPr>
      <w:widowControl w:val="0"/>
      <w:tabs>
        <w:tab w:val="right" w:pos="9025"/>
      </w:tabs>
      <w:spacing w:before="60" w:after="60"/>
      <w:ind w:left="284" w:right="284"/>
      <w:jc w:val="center"/>
    </w:pPr>
    <w:rPr>
      <w:rFonts w:ascii="Courier New" w:hAnsi="Courier New"/>
      <w:snapToGrid w:val="0"/>
      <w:sz w:val="28"/>
      <w:szCs w:val="20"/>
      <w:lang w:val="en-GB" w:eastAsia="en-US"/>
    </w:rPr>
  </w:style>
  <w:style w:type="paragraph" w:customStyle="1" w:styleId="Body3">
    <w:name w:val="Body 3"/>
    <w:basedOn w:val="Standaard"/>
    <w:rsid w:val="00823210"/>
    <w:pPr>
      <w:keepNext/>
      <w:spacing w:before="60" w:after="60"/>
      <w:ind w:left="737"/>
    </w:pPr>
    <w:rPr>
      <w:rFonts w:ascii="Arial" w:hAnsi="Arial"/>
      <w:sz w:val="22"/>
      <w:szCs w:val="20"/>
      <w:lang w:val="en-AU" w:eastAsia="en-AU"/>
    </w:rPr>
  </w:style>
  <w:style w:type="paragraph" w:customStyle="1" w:styleId="Body2">
    <w:name w:val="Body 2"/>
    <w:basedOn w:val="Body3"/>
    <w:rsid w:val="00823210"/>
    <w:pPr>
      <w:spacing w:before="120" w:after="120"/>
      <w:ind w:left="454"/>
    </w:pPr>
  </w:style>
  <w:style w:type="paragraph" w:customStyle="1" w:styleId="HTMLBody">
    <w:name w:val="HTML Body"/>
    <w:rsid w:val="00823210"/>
    <w:rPr>
      <w:rFonts w:ascii="Times New Roman" w:eastAsia="Times New Roman" w:hAnsi="Times New Roman" w:cs="Times New Roman"/>
      <w:snapToGrid w:val="0"/>
      <w:sz w:val="20"/>
      <w:szCs w:val="20"/>
      <w:lang w:val="en-US" w:eastAsia="en-AU"/>
    </w:rPr>
  </w:style>
  <w:style w:type="character" w:customStyle="1" w:styleId="Char24">
    <w:name w:val="Char24"/>
    <w:semiHidden/>
    <w:rsid w:val="00823210"/>
    <w:rPr>
      <w:rFonts w:ascii="Arial" w:hAnsi="Arial" w:cs="Arial"/>
      <w:b/>
      <w:sz w:val="32"/>
      <w:szCs w:val="32"/>
      <w:lang w:val="en-US" w:eastAsia="en-US" w:bidi="ar-SA"/>
    </w:rPr>
  </w:style>
  <w:style w:type="character" w:customStyle="1" w:styleId="Inhopg1Char">
    <w:name w:val="Inhopg 1 Char"/>
    <w:link w:val="Inhopg1"/>
    <w:uiPriority w:val="39"/>
    <w:rsid w:val="00823210"/>
    <w:rPr>
      <w:rFonts w:ascii="Arial" w:eastAsia="Times New Roman" w:hAnsi="Arial" w:cs="Times New Roman"/>
      <w:bCs/>
      <w:sz w:val="20"/>
      <w:szCs w:val="20"/>
      <w:lang w:val="en-US" w:eastAsia="en-US"/>
    </w:rPr>
  </w:style>
  <w:style w:type="numbering" w:customStyle="1" w:styleId="Style3">
    <w:name w:val="Style3"/>
    <w:rsid w:val="00823210"/>
  </w:style>
  <w:style w:type="character" w:customStyle="1" w:styleId="FooterChar">
    <w:name w:val="Footer Char"/>
    <w:rsid w:val="00823210"/>
    <w:rPr>
      <w:rFonts w:ascii="Arial" w:hAnsi="Arial" w:cs="Arial"/>
      <w:lang w:val="en-US" w:eastAsia="en-GB"/>
    </w:rPr>
  </w:style>
  <w:style w:type="character" w:customStyle="1" w:styleId="NormalWebChar">
    <w:name w:val="Normal (Web) Char"/>
    <w:uiPriority w:val="99"/>
    <w:rsid w:val="00823210"/>
    <w:rPr>
      <w:sz w:val="24"/>
      <w:szCs w:val="24"/>
      <w:lang w:val="en-US" w:eastAsia="en-US" w:bidi="ar-SA"/>
    </w:rPr>
  </w:style>
  <w:style w:type="character" w:customStyle="1" w:styleId="BodyTextChar">
    <w:name w:val="Body Text Char"/>
    <w:semiHidden/>
    <w:rsid w:val="00823210"/>
    <w:rPr>
      <w:rFonts w:ascii="Arial" w:hAnsi="Arial" w:cs="Arial"/>
      <w:sz w:val="24"/>
      <w:szCs w:val="24"/>
      <w:lang w:val="x-none" w:eastAsia="en-GB" w:bidi="ar-SA"/>
    </w:rPr>
  </w:style>
  <w:style w:type="character" w:customStyle="1" w:styleId="CharChar25">
    <w:name w:val="Char Char25"/>
    <w:semiHidden/>
    <w:locked/>
    <w:rsid w:val="00823210"/>
    <w:rPr>
      <w:rFonts w:ascii="ArialMT" w:hAnsi="ArialMT"/>
      <w:b/>
      <w:bCs/>
      <w:sz w:val="22"/>
      <w:szCs w:val="22"/>
      <w:lang w:val="en-US" w:eastAsia="en-US" w:bidi="ar-SA"/>
    </w:rPr>
  </w:style>
  <w:style w:type="character" w:customStyle="1" w:styleId="CharChar24">
    <w:name w:val="Char Char24"/>
    <w:semiHidden/>
    <w:locked/>
    <w:rsid w:val="00823210"/>
    <w:rPr>
      <w:rFonts w:ascii="Arial-BoldMT" w:hAnsi="Arial-BoldMT"/>
      <w:b/>
      <w:bCs/>
      <w:sz w:val="24"/>
      <w:szCs w:val="22"/>
      <w:lang w:val="en-US" w:eastAsia="en-US" w:bidi="ar-SA"/>
    </w:rPr>
  </w:style>
  <w:style w:type="character" w:customStyle="1" w:styleId="CharChar10">
    <w:name w:val="Char Char10"/>
    <w:locked/>
    <w:rsid w:val="00823210"/>
    <w:rPr>
      <w:sz w:val="24"/>
      <w:szCs w:val="24"/>
      <w:lang w:val="en-US" w:eastAsia="en-US" w:bidi="ar-SA"/>
    </w:rPr>
  </w:style>
  <w:style w:type="character" w:customStyle="1" w:styleId="CharChar7">
    <w:name w:val="Char Char7"/>
    <w:locked/>
    <w:rsid w:val="00823210"/>
    <w:rPr>
      <w:rFonts w:ascii="Garamond" w:hAnsi="Garamond"/>
      <w:lang w:val="en-US" w:eastAsia="en-US" w:bidi="ar-SA"/>
    </w:rPr>
  </w:style>
  <w:style w:type="paragraph" w:customStyle="1" w:styleId="ISOMB">
    <w:name w:val="ISO_MB"/>
    <w:basedOn w:val="Standaard"/>
    <w:rsid w:val="00823210"/>
    <w:pPr>
      <w:spacing w:before="210" w:after="0" w:line="210" w:lineRule="exact"/>
    </w:pPr>
    <w:rPr>
      <w:rFonts w:ascii="Arial" w:hAnsi="Arial"/>
      <w:sz w:val="18"/>
      <w:szCs w:val="20"/>
      <w:lang w:val="en-GB" w:eastAsia="en-US"/>
    </w:rPr>
  </w:style>
  <w:style w:type="paragraph" w:customStyle="1" w:styleId="ISOClause">
    <w:name w:val="ISO_Clause"/>
    <w:basedOn w:val="Standaard"/>
    <w:rsid w:val="00823210"/>
    <w:pPr>
      <w:spacing w:before="210" w:after="0" w:line="210" w:lineRule="exact"/>
    </w:pPr>
    <w:rPr>
      <w:rFonts w:ascii="Arial" w:hAnsi="Arial"/>
      <w:sz w:val="18"/>
      <w:szCs w:val="20"/>
      <w:lang w:val="en-GB" w:eastAsia="en-US"/>
    </w:rPr>
  </w:style>
  <w:style w:type="paragraph" w:customStyle="1" w:styleId="ISOParagraph">
    <w:name w:val="ISO_Paragraph"/>
    <w:basedOn w:val="Standaard"/>
    <w:rsid w:val="00823210"/>
    <w:pPr>
      <w:spacing w:before="210" w:after="0" w:line="210" w:lineRule="exact"/>
    </w:pPr>
    <w:rPr>
      <w:rFonts w:ascii="Arial" w:hAnsi="Arial"/>
      <w:sz w:val="18"/>
      <w:szCs w:val="20"/>
      <w:lang w:val="en-GB" w:eastAsia="en-US"/>
    </w:rPr>
  </w:style>
  <w:style w:type="paragraph" w:customStyle="1" w:styleId="ISOCommType">
    <w:name w:val="ISO_Comm_Type"/>
    <w:basedOn w:val="Standaard"/>
    <w:rsid w:val="00823210"/>
    <w:pPr>
      <w:spacing w:before="210" w:after="0" w:line="210" w:lineRule="exact"/>
    </w:pPr>
    <w:rPr>
      <w:rFonts w:ascii="Arial" w:hAnsi="Arial"/>
      <w:sz w:val="18"/>
      <w:szCs w:val="20"/>
      <w:lang w:val="en-GB" w:eastAsia="en-US"/>
    </w:rPr>
  </w:style>
  <w:style w:type="paragraph" w:customStyle="1" w:styleId="ISOComments">
    <w:name w:val="ISO_Comments"/>
    <w:basedOn w:val="Standaard"/>
    <w:rsid w:val="00823210"/>
    <w:pPr>
      <w:spacing w:before="210" w:after="0" w:line="210" w:lineRule="exact"/>
    </w:pPr>
    <w:rPr>
      <w:rFonts w:ascii="Arial" w:hAnsi="Arial"/>
      <w:sz w:val="18"/>
      <w:szCs w:val="20"/>
      <w:lang w:val="en-GB" w:eastAsia="en-US"/>
    </w:rPr>
  </w:style>
  <w:style w:type="paragraph" w:customStyle="1" w:styleId="ISOSecretObservations">
    <w:name w:val="ISO_Secret_Observations"/>
    <w:basedOn w:val="Standaard"/>
    <w:rsid w:val="00823210"/>
    <w:pPr>
      <w:spacing w:before="210" w:after="0" w:line="210" w:lineRule="exact"/>
    </w:pPr>
    <w:rPr>
      <w:rFonts w:ascii="Arial" w:hAnsi="Arial"/>
      <w:sz w:val="18"/>
      <w:szCs w:val="20"/>
      <w:lang w:val="en-GB" w:eastAsia="en-US"/>
    </w:rPr>
  </w:style>
  <w:style w:type="paragraph" w:customStyle="1" w:styleId="Example">
    <w:name w:val="Example"/>
    <w:basedOn w:val="Standaard"/>
    <w:next w:val="Standaard"/>
    <w:rsid w:val="00823210"/>
    <w:pPr>
      <w:tabs>
        <w:tab w:val="left" w:pos="1360"/>
      </w:tabs>
      <w:spacing w:line="210" w:lineRule="atLeast"/>
      <w:jc w:val="both"/>
    </w:pPr>
    <w:rPr>
      <w:rFonts w:ascii="Arial" w:eastAsia="MS Mincho" w:hAnsi="Arial"/>
      <w:sz w:val="18"/>
      <w:szCs w:val="20"/>
      <w:lang w:val="en-GB" w:eastAsia="ja-JP"/>
    </w:rPr>
  </w:style>
  <w:style w:type="paragraph" w:customStyle="1" w:styleId="Tabletext9">
    <w:name w:val="Table text (9)"/>
    <w:basedOn w:val="Standaard"/>
    <w:rsid w:val="00823210"/>
    <w:pPr>
      <w:spacing w:before="60" w:after="60" w:line="210" w:lineRule="atLeast"/>
      <w:jc w:val="both"/>
    </w:pPr>
    <w:rPr>
      <w:rFonts w:ascii="Arial" w:eastAsia="MS Mincho" w:hAnsi="Arial"/>
      <w:sz w:val="18"/>
      <w:szCs w:val="20"/>
      <w:lang w:val="en-GB" w:eastAsia="ja-JP"/>
    </w:rPr>
  </w:style>
  <w:style w:type="character" w:customStyle="1" w:styleId="apple-converted-space">
    <w:name w:val="apple-converted-space"/>
    <w:rsid w:val="00823210"/>
  </w:style>
  <w:style w:type="paragraph" w:customStyle="1" w:styleId="Basisalinea">
    <w:name w:val="[Basisalinea]"/>
    <w:basedOn w:val="Standaard"/>
    <w:uiPriority w:val="99"/>
    <w:rsid w:val="00823210"/>
    <w:pPr>
      <w:autoSpaceDE w:val="0"/>
      <w:autoSpaceDN w:val="0"/>
      <w:adjustRightInd w:val="0"/>
      <w:spacing w:after="0" w:line="288" w:lineRule="auto"/>
      <w:textAlignment w:val="center"/>
    </w:pPr>
    <w:rPr>
      <w:rFonts w:ascii="Times" w:eastAsia="Calibri" w:hAnsi="Times" w:cs="Times"/>
      <w:color w:val="000000"/>
      <w:lang w:val="nl-NL" w:eastAsia="en-US"/>
    </w:rPr>
  </w:style>
  <w:style w:type="paragraph" w:customStyle="1" w:styleId="PartTitle">
    <w:name w:val="Part Title"/>
    <w:basedOn w:val="Standaard"/>
    <w:next w:val="Standaard"/>
    <w:rsid w:val="00823210"/>
    <w:pPr>
      <w:suppressAutoHyphens/>
      <w:spacing w:after="0" w:line="100" w:lineRule="atLeast"/>
      <w:jc w:val="center"/>
    </w:pPr>
    <w:rPr>
      <w:rFonts w:ascii="Arial" w:eastAsia="MS Mincho" w:hAnsi="Arial"/>
      <w:b/>
      <w:sz w:val="28"/>
      <w:szCs w:val="20"/>
      <w:lang w:val="de-DE" w:eastAsia="ar-SA"/>
    </w:rPr>
  </w:style>
  <w:style w:type="character" w:customStyle="1" w:styleId="UnresolvedMention1">
    <w:name w:val="Unresolved Mention1"/>
    <w:uiPriority w:val="99"/>
    <w:semiHidden/>
    <w:unhideWhenUsed/>
    <w:rsid w:val="00823210"/>
    <w:rPr>
      <w:color w:val="605E5C"/>
      <w:shd w:val="clear" w:color="auto" w:fill="E1DFDD"/>
    </w:rPr>
  </w:style>
  <w:style w:type="paragraph" w:styleId="Eindnoottekst">
    <w:name w:val="endnote text"/>
    <w:basedOn w:val="Standaard"/>
    <w:link w:val="EindnoottekstChar"/>
    <w:rsid w:val="00823210"/>
    <w:pPr>
      <w:spacing w:after="0"/>
    </w:pPr>
    <w:rPr>
      <w:sz w:val="20"/>
      <w:szCs w:val="20"/>
      <w:lang w:val="en-US" w:eastAsia="en-US"/>
    </w:rPr>
  </w:style>
  <w:style w:type="character" w:customStyle="1" w:styleId="EindnoottekstChar">
    <w:name w:val="Eindnoottekst Char"/>
    <w:basedOn w:val="Standaardalinea-lettertype"/>
    <w:link w:val="Eindnoottekst"/>
    <w:rsid w:val="00823210"/>
    <w:rPr>
      <w:rFonts w:ascii="Times New Roman" w:eastAsia="Times New Roman" w:hAnsi="Times New Roman" w:cs="Times New Roman"/>
      <w:sz w:val="20"/>
      <w:szCs w:val="20"/>
      <w:lang w:val="en-US" w:eastAsia="en-US"/>
    </w:rPr>
  </w:style>
  <w:style w:type="character" w:styleId="Eindnootmarkering">
    <w:name w:val="endnote reference"/>
    <w:rsid w:val="00823210"/>
    <w:rPr>
      <w:vertAlign w:val="superscript"/>
    </w:rPr>
  </w:style>
  <w:style w:type="paragraph" w:customStyle="1" w:styleId="gmail-msocommenttext">
    <w:name w:val="gmail-msocommenttext"/>
    <w:basedOn w:val="Standaard"/>
    <w:rsid w:val="00823210"/>
    <w:pPr>
      <w:spacing w:before="100" w:beforeAutospacing="1" w:after="100" w:afterAutospacing="1"/>
    </w:pPr>
    <w:rPr>
      <w:lang w:val="fr-FR" w:eastAsia="fr-FR"/>
    </w:rPr>
  </w:style>
  <w:style w:type="paragraph" w:customStyle="1" w:styleId="xmsonormal">
    <w:name w:val="x_msonormal"/>
    <w:basedOn w:val="Standaard"/>
    <w:rsid w:val="00823210"/>
    <w:pPr>
      <w:spacing w:after="0"/>
    </w:pPr>
    <w:rPr>
      <w:rFonts w:eastAsia="Calibri"/>
      <w:lang w:val="de-DE"/>
    </w:rPr>
  </w:style>
  <w:style w:type="paragraph" w:customStyle="1" w:styleId="footnotedescription">
    <w:name w:val="footnote description"/>
    <w:next w:val="Standaard"/>
    <w:link w:val="footnotedescriptionChar"/>
    <w:hidden/>
    <w:rsid w:val="00823210"/>
    <w:pPr>
      <w:spacing w:line="259" w:lineRule="auto"/>
    </w:pPr>
    <w:rPr>
      <w:rFonts w:ascii="Arial" w:eastAsia="Arial" w:hAnsi="Arial" w:cs="Arial"/>
      <w:color w:val="000000"/>
      <w:sz w:val="18"/>
      <w:szCs w:val="22"/>
      <w:lang w:val="de-DE" w:eastAsia="de-DE"/>
    </w:rPr>
  </w:style>
  <w:style w:type="character" w:customStyle="1" w:styleId="footnotedescriptionChar">
    <w:name w:val="footnote description Char"/>
    <w:link w:val="footnotedescription"/>
    <w:rsid w:val="00823210"/>
    <w:rPr>
      <w:rFonts w:ascii="Arial" w:eastAsia="Arial" w:hAnsi="Arial" w:cs="Arial"/>
      <w:color w:val="000000"/>
      <w:sz w:val="18"/>
      <w:szCs w:val="22"/>
      <w:lang w:val="de-DE" w:eastAsia="de-DE"/>
    </w:rPr>
  </w:style>
  <w:style w:type="character" w:customStyle="1" w:styleId="footnotemark">
    <w:name w:val="footnote mark"/>
    <w:hidden/>
    <w:rsid w:val="00823210"/>
    <w:rPr>
      <w:rFonts w:ascii="Arial" w:eastAsia="Arial" w:hAnsi="Arial" w:cs="Arial"/>
      <w:color w:val="000000"/>
      <w:sz w:val="18"/>
      <w:vertAlign w:val="superscript"/>
    </w:rPr>
  </w:style>
  <w:style w:type="table" w:customStyle="1" w:styleId="TableGrid">
    <w:name w:val="TableGrid"/>
    <w:rsid w:val="00823210"/>
    <w:rPr>
      <w:rFonts w:ascii="Calibri" w:eastAsia="Times New Roman" w:hAnsi="Calibri" w:cs="Times New Roman"/>
      <w:sz w:val="22"/>
      <w:szCs w:val="22"/>
      <w:lang w:val="de-DE" w:eastAsia="de-DE"/>
    </w:rPr>
    <w:tblPr>
      <w:tblCellMar>
        <w:top w:w="0" w:type="dxa"/>
        <w:left w:w="0" w:type="dxa"/>
        <w:bottom w:w="0" w:type="dxa"/>
        <w:right w:w="0" w:type="dxa"/>
      </w:tblCellMar>
    </w:tblPr>
  </w:style>
  <w:style w:type="character" w:customStyle="1" w:styleId="cf01">
    <w:name w:val="cf01"/>
    <w:rsid w:val="00823210"/>
    <w:rPr>
      <w:rFonts w:ascii="Segoe UI" w:hAnsi="Segoe UI" w:cs="Segoe UI" w:hint="default"/>
      <w:sz w:val="18"/>
      <w:szCs w:val="18"/>
    </w:rPr>
  </w:style>
  <w:style w:type="character" w:customStyle="1" w:styleId="Onopgelostemelding1">
    <w:name w:val="Onopgeloste melding1"/>
    <w:uiPriority w:val="99"/>
    <w:semiHidden/>
    <w:unhideWhenUsed/>
    <w:rsid w:val="00823210"/>
    <w:rPr>
      <w:color w:val="605E5C"/>
      <w:shd w:val="clear" w:color="auto" w:fill="E1DFDD"/>
    </w:rPr>
  </w:style>
  <w:style w:type="paragraph" w:customStyle="1" w:styleId="p1">
    <w:name w:val="p1"/>
    <w:basedOn w:val="Standaard"/>
    <w:rsid w:val="006179DD"/>
    <w:pPr>
      <w:spacing w:after="0"/>
    </w:pPr>
    <w:rPr>
      <w:rFonts w:ascii="Arial" w:hAnsi="Arial" w:cs="Arial"/>
      <w:color w:val="000000"/>
      <w:sz w:val="15"/>
      <w:szCs w:val="15"/>
      <w:lang w:val="nl-B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674763">
      <w:bodyDiv w:val="1"/>
      <w:marLeft w:val="0"/>
      <w:marRight w:val="0"/>
      <w:marTop w:val="0"/>
      <w:marBottom w:val="0"/>
      <w:divBdr>
        <w:top w:val="none" w:sz="0" w:space="0" w:color="auto"/>
        <w:left w:val="none" w:sz="0" w:space="0" w:color="auto"/>
        <w:bottom w:val="none" w:sz="0" w:space="0" w:color="auto"/>
        <w:right w:val="none" w:sz="0" w:space="0" w:color="auto"/>
      </w:divBdr>
    </w:div>
    <w:div w:id="869343678">
      <w:bodyDiv w:val="1"/>
      <w:marLeft w:val="0"/>
      <w:marRight w:val="0"/>
      <w:marTop w:val="0"/>
      <w:marBottom w:val="0"/>
      <w:divBdr>
        <w:top w:val="none" w:sz="0" w:space="0" w:color="auto"/>
        <w:left w:val="none" w:sz="0" w:space="0" w:color="auto"/>
        <w:bottom w:val="none" w:sz="0" w:space="0" w:color="auto"/>
        <w:right w:val="none" w:sz="0" w:space="0" w:color="auto"/>
      </w:divBdr>
      <w:divsChild>
        <w:div w:id="810560636">
          <w:marLeft w:val="0"/>
          <w:marRight w:val="0"/>
          <w:marTop w:val="0"/>
          <w:marBottom w:val="0"/>
          <w:divBdr>
            <w:top w:val="none" w:sz="0" w:space="0" w:color="auto"/>
            <w:left w:val="none" w:sz="0" w:space="0" w:color="auto"/>
            <w:bottom w:val="none" w:sz="0" w:space="0" w:color="auto"/>
            <w:right w:val="none" w:sz="0" w:space="0" w:color="auto"/>
          </w:divBdr>
          <w:divsChild>
            <w:div w:id="1649355352">
              <w:marLeft w:val="0"/>
              <w:marRight w:val="0"/>
              <w:marTop w:val="0"/>
              <w:marBottom w:val="0"/>
              <w:divBdr>
                <w:top w:val="none" w:sz="0" w:space="0" w:color="auto"/>
                <w:left w:val="none" w:sz="0" w:space="0" w:color="auto"/>
                <w:bottom w:val="none" w:sz="0" w:space="0" w:color="auto"/>
                <w:right w:val="none" w:sz="0" w:space="0" w:color="auto"/>
              </w:divBdr>
            </w:div>
            <w:div w:id="2049329338">
              <w:marLeft w:val="0"/>
              <w:marRight w:val="0"/>
              <w:marTop w:val="0"/>
              <w:marBottom w:val="0"/>
              <w:divBdr>
                <w:top w:val="none" w:sz="0" w:space="0" w:color="auto"/>
                <w:left w:val="none" w:sz="0" w:space="0" w:color="auto"/>
                <w:bottom w:val="none" w:sz="0" w:space="0" w:color="auto"/>
                <w:right w:val="none" w:sz="0" w:space="0" w:color="auto"/>
              </w:divBdr>
            </w:div>
            <w:div w:id="427965618">
              <w:marLeft w:val="0"/>
              <w:marRight w:val="0"/>
              <w:marTop w:val="0"/>
              <w:marBottom w:val="0"/>
              <w:divBdr>
                <w:top w:val="none" w:sz="0" w:space="0" w:color="auto"/>
                <w:left w:val="none" w:sz="0" w:space="0" w:color="auto"/>
                <w:bottom w:val="none" w:sz="0" w:space="0" w:color="auto"/>
                <w:right w:val="none" w:sz="0" w:space="0" w:color="auto"/>
              </w:divBdr>
            </w:div>
            <w:div w:id="379861941">
              <w:marLeft w:val="0"/>
              <w:marRight w:val="0"/>
              <w:marTop w:val="0"/>
              <w:marBottom w:val="0"/>
              <w:divBdr>
                <w:top w:val="none" w:sz="0" w:space="0" w:color="auto"/>
                <w:left w:val="none" w:sz="0" w:space="0" w:color="auto"/>
                <w:bottom w:val="none" w:sz="0" w:space="0" w:color="auto"/>
                <w:right w:val="none" w:sz="0" w:space="0" w:color="auto"/>
              </w:divBdr>
            </w:div>
            <w:div w:id="967711278">
              <w:marLeft w:val="0"/>
              <w:marRight w:val="0"/>
              <w:marTop w:val="0"/>
              <w:marBottom w:val="0"/>
              <w:divBdr>
                <w:top w:val="none" w:sz="0" w:space="0" w:color="auto"/>
                <w:left w:val="none" w:sz="0" w:space="0" w:color="auto"/>
                <w:bottom w:val="none" w:sz="0" w:space="0" w:color="auto"/>
                <w:right w:val="none" w:sz="0" w:space="0" w:color="auto"/>
              </w:divBdr>
            </w:div>
            <w:div w:id="1713648692">
              <w:marLeft w:val="0"/>
              <w:marRight w:val="0"/>
              <w:marTop w:val="0"/>
              <w:marBottom w:val="0"/>
              <w:divBdr>
                <w:top w:val="none" w:sz="0" w:space="0" w:color="auto"/>
                <w:left w:val="none" w:sz="0" w:space="0" w:color="auto"/>
                <w:bottom w:val="none" w:sz="0" w:space="0" w:color="auto"/>
                <w:right w:val="none" w:sz="0" w:space="0" w:color="auto"/>
              </w:divBdr>
            </w:div>
            <w:div w:id="909728441">
              <w:marLeft w:val="0"/>
              <w:marRight w:val="0"/>
              <w:marTop w:val="0"/>
              <w:marBottom w:val="0"/>
              <w:divBdr>
                <w:top w:val="none" w:sz="0" w:space="0" w:color="auto"/>
                <w:left w:val="none" w:sz="0" w:space="0" w:color="auto"/>
                <w:bottom w:val="none" w:sz="0" w:space="0" w:color="auto"/>
                <w:right w:val="none" w:sz="0" w:space="0" w:color="auto"/>
              </w:divBdr>
            </w:div>
            <w:div w:id="43219523">
              <w:marLeft w:val="0"/>
              <w:marRight w:val="0"/>
              <w:marTop w:val="0"/>
              <w:marBottom w:val="0"/>
              <w:divBdr>
                <w:top w:val="none" w:sz="0" w:space="0" w:color="auto"/>
                <w:left w:val="none" w:sz="0" w:space="0" w:color="auto"/>
                <w:bottom w:val="none" w:sz="0" w:space="0" w:color="auto"/>
                <w:right w:val="none" w:sz="0" w:space="0" w:color="auto"/>
              </w:divBdr>
            </w:div>
            <w:div w:id="2090074686">
              <w:marLeft w:val="0"/>
              <w:marRight w:val="0"/>
              <w:marTop w:val="0"/>
              <w:marBottom w:val="0"/>
              <w:divBdr>
                <w:top w:val="none" w:sz="0" w:space="0" w:color="auto"/>
                <w:left w:val="none" w:sz="0" w:space="0" w:color="auto"/>
                <w:bottom w:val="none" w:sz="0" w:space="0" w:color="auto"/>
                <w:right w:val="none" w:sz="0" w:space="0" w:color="auto"/>
              </w:divBdr>
            </w:div>
            <w:div w:id="231896343">
              <w:marLeft w:val="0"/>
              <w:marRight w:val="0"/>
              <w:marTop w:val="0"/>
              <w:marBottom w:val="0"/>
              <w:divBdr>
                <w:top w:val="none" w:sz="0" w:space="0" w:color="auto"/>
                <w:left w:val="none" w:sz="0" w:space="0" w:color="auto"/>
                <w:bottom w:val="none" w:sz="0" w:space="0" w:color="auto"/>
                <w:right w:val="none" w:sz="0" w:space="0" w:color="auto"/>
              </w:divBdr>
            </w:div>
            <w:div w:id="356388288">
              <w:marLeft w:val="0"/>
              <w:marRight w:val="0"/>
              <w:marTop w:val="0"/>
              <w:marBottom w:val="0"/>
              <w:divBdr>
                <w:top w:val="none" w:sz="0" w:space="0" w:color="auto"/>
                <w:left w:val="none" w:sz="0" w:space="0" w:color="auto"/>
                <w:bottom w:val="none" w:sz="0" w:space="0" w:color="auto"/>
                <w:right w:val="none" w:sz="0" w:space="0" w:color="auto"/>
              </w:divBdr>
            </w:div>
            <w:div w:id="383481786">
              <w:marLeft w:val="0"/>
              <w:marRight w:val="0"/>
              <w:marTop w:val="0"/>
              <w:marBottom w:val="0"/>
              <w:divBdr>
                <w:top w:val="none" w:sz="0" w:space="0" w:color="auto"/>
                <w:left w:val="none" w:sz="0" w:space="0" w:color="auto"/>
                <w:bottom w:val="none" w:sz="0" w:space="0" w:color="auto"/>
                <w:right w:val="none" w:sz="0" w:space="0" w:color="auto"/>
              </w:divBdr>
            </w:div>
            <w:div w:id="1091469159">
              <w:marLeft w:val="0"/>
              <w:marRight w:val="0"/>
              <w:marTop w:val="0"/>
              <w:marBottom w:val="0"/>
              <w:divBdr>
                <w:top w:val="none" w:sz="0" w:space="0" w:color="auto"/>
                <w:left w:val="none" w:sz="0" w:space="0" w:color="auto"/>
                <w:bottom w:val="none" w:sz="0" w:space="0" w:color="auto"/>
                <w:right w:val="none" w:sz="0" w:space="0" w:color="auto"/>
              </w:divBdr>
            </w:div>
            <w:div w:id="870924749">
              <w:marLeft w:val="0"/>
              <w:marRight w:val="0"/>
              <w:marTop w:val="0"/>
              <w:marBottom w:val="0"/>
              <w:divBdr>
                <w:top w:val="none" w:sz="0" w:space="0" w:color="auto"/>
                <w:left w:val="none" w:sz="0" w:space="0" w:color="auto"/>
                <w:bottom w:val="none" w:sz="0" w:space="0" w:color="auto"/>
                <w:right w:val="none" w:sz="0" w:space="0" w:color="auto"/>
              </w:divBdr>
            </w:div>
            <w:div w:id="18552198">
              <w:marLeft w:val="0"/>
              <w:marRight w:val="0"/>
              <w:marTop w:val="0"/>
              <w:marBottom w:val="0"/>
              <w:divBdr>
                <w:top w:val="none" w:sz="0" w:space="0" w:color="auto"/>
                <w:left w:val="none" w:sz="0" w:space="0" w:color="auto"/>
                <w:bottom w:val="none" w:sz="0" w:space="0" w:color="auto"/>
                <w:right w:val="none" w:sz="0" w:space="0" w:color="auto"/>
              </w:divBdr>
            </w:div>
            <w:div w:id="1414274942">
              <w:marLeft w:val="0"/>
              <w:marRight w:val="0"/>
              <w:marTop w:val="0"/>
              <w:marBottom w:val="0"/>
              <w:divBdr>
                <w:top w:val="none" w:sz="0" w:space="0" w:color="auto"/>
                <w:left w:val="none" w:sz="0" w:space="0" w:color="auto"/>
                <w:bottom w:val="none" w:sz="0" w:space="0" w:color="auto"/>
                <w:right w:val="none" w:sz="0" w:space="0" w:color="auto"/>
              </w:divBdr>
            </w:div>
            <w:div w:id="685903864">
              <w:marLeft w:val="0"/>
              <w:marRight w:val="0"/>
              <w:marTop w:val="0"/>
              <w:marBottom w:val="0"/>
              <w:divBdr>
                <w:top w:val="none" w:sz="0" w:space="0" w:color="auto"/>
                <w:left w:val="none" w:sz="0" w:space="0" w:color="auto"/>
                <w:bottom w:val="none" w:sz="0" w:space="0" w:color="auto"/>
                <w:right w:val="none" w:sz="0" w:space="0" w:color="auto"/>
              </w:divBdr>
            </w:div>
            <w:div w:id="840117931">
              <w:marLeft w:val="0"/>
              <w:marRight w:val="0"/>
              <w:marTop w:val="0"/>
              <w:marBottom w:val="0"/>
              <w:divBdr>
                <w:top w:val="none" w:sz="0" w:space="0" w:color="auto"/>
                <w:left w:val="none" w:sz="0" w:space="0" w:color="auto"/>
                <w:bottom w:val="none" w:sz="0" w:space="0" w:color="auto"/>
                <w:right w:val="none" w:sz="0" w:space="0" w:color="auto"/>
              </w:divBdr>
            </w:div>
            <w:div w:id="1855263497">
              <w:marLeft w:val="0"/>
              <w:marRight w:val="0"/>
              <w:marTop w:val="0"/>
              <w:marBottom w:val="0"/>
              <w:divBdr>
                <w:top w:val="none" w:sz="0" w:space="0" w:color="auto"/>
                <w:left w:val="none" w:sz="0" w:space="0" w:color="auto"/>
                <w:bottom w:val="none" w:sz="0" w:space="0" w:color="auto"/>
                <w:right w:val="none" w:sz="0" w:space="0" w:color="auto"/>
              </w:divBdr>
            </w:div>
            <w:div w:id="12165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9892">
      <w:bodyDiv w:val="1"/>
      <w:marLeft w:val="0"/>
      <w:marRight w:val="0"/>
      <w:marTop w:val="0"/>
      <w:marBottom w:val="0"/>
      <w:divBdr>
        <w:top w:val="none" w:sz="0" w:space="0" w:color="auto"/>
        <w:left w:val="none" w:sz="0" w:space="0" w:color="auto"/>
        <w:bottom w:val="none" w:sz="0" w:space="0" w:color="auto"/>
        <w:right w:val="none" w:sz="0" w:space="0" w:color="auto"/>
      </w:divBdr>
      <w:divsChild>
        <w:div w:id="1288970370">
          <w:marLeft w:val="0"/>
          <w:marRight w:val="0"/>
          <w:marTop w:val="0"/>
          <w:marBottom w:val="0"/>
          <w:divBdr>
            <w:top w:val="none" w:sz="0" w:space="0" w:color="auto"/>
            <w:left w:val="none" w:sz="0" w:space="0" w:color="auto"/>
            <w:bottom w:val="none" w:sz="0" w:space="0" w:color="auto"/>
            <w:right w:val="none" w:sz="0" w:space="0" w:color="auto"/>
          </w:divBdr>
          <w:divsChild>
            <w:div w:id="694237245">
              <w:marLeft w:val="0"/>
              <w:marRight w:val="0"/>
              <w:marTop w:val="0"/>
              <w:marBottom w:val="0"/>
              <w:divBdr>
                <w:top w:val="none" w:sz="0" w:space="0" w:color="auto"/>
                <w:left w:val="none" w:sz="0" w:space="0" w:color="auto"/>
                <w:bottom w:val="none" w:sz="0" w:space="0" w:color="auto"/>
                <w:right w:val="none" w:sz="0" w:space="0" w:color="auto"/>
              </w:divBdr>
            </w:div>
            <w:div w:id="328753842">
              <w:marLeft w:val="0"/>
              <w:marRight w:val="0"/>
              <w:marTop w:val="0"/>
              <w:marBottom w:val="0"/>
              <w:divBdr>
                <w:top w:val="none" w:sz="0" w:space="0" w:color="auto"/>
                <w:left w:val="none" w:sz="0" w:space="0" w:color="auto"/>
                <w:bottom w:val="none" w:sz="0" w:space="0" w:color="auto"/>
                <w:right w:val="none" w:sz="0" w:space="0" w:color="auto"/>
              </w:divBdr>
            </w:div>
            <w:div w:id="1955018988">
              <w:marLeft w:val="0"/>
              <w:marRight w:val="0"/>
              <w:marTop w:val="0"/>
              <w:marBottom w:val="0"/>
              <w:divBdr>
                <w:top w:val="none" w:sz="0" w:space="0" w:color="auto"/>
                <w:left w:val="none" w:sz="0" w:space="0" w:color="auto"/>
                <w:bottom w:val="none" w:sz="0" w:space="0" w:color="auto"/>
                <w:right w:val="none" w:sz="0" w:space="0" w:color="auto"/>
              </w:divBdr>
            </w:div>
            <w:div w:id="1286307349">
              <w:marLeft w:val="0"/>
              <w:marRight w:val="0"/>
              <w:marTop w:val="0"/>
              <w:marBottom w:val="0"/>
              <w:divBdr>
                <w:top w:val="none" w:sz="0" w:space="0" w:color="auto"/>
                <w:left w:val="none" w:sz="0" w:space="0" w:color="auto"/>
                <w:bottom w:val="none" w:sz="0" w:space="0" w:color="auto"/>
                <w:right w:val="none" w:sz="0" w:space="0" w:color="auto"/>
              </w:divBdr>
            </w:div>
            <w:div w:id="312411329">
              <w:marLeft w:val="0"/>
              <w:marRight w:val="0"/>
              <w:marTop w:val="0"/>
              <w:marBottom w:val="0"/>
              <w:divBdr>
                <w:top w:val="none" w:sz="0" w:space="0" w:color="auto"/>
                <w:left w:val="none" w:sz="0" w:space="0" w:color="auto"/>
                <w:bottom w:val="none" w:sz="0" w:space="0" w:color="auto"/>
                <w:right w:val="none" w:sz="0" w:space="0" w:color="auto"/>
              </w:divBdr>
            </w:div>
            <w:div w:id="1878542348">
              <w:marLeft w:val="0"/>
              <w:marRight w:val="0"/>
              <w:marTop w:val="0"/>
              <w:marBottom w:val="0"/>
              <w:divBdr>
                <w:top w:val="none" w:sz="0" w:space="0" w:color="auto"/>
                <w:left w:val="none" w:sz="0" w:space="0" w:color="auto"/>
                <w:bottom w:val="none" w:sz="0" w:space="0" w:color="auto"/>
                <w:right w:val="none" w:sz="0" w:space="0" w:color="auto"/>
              </w:divBdr>
            </w:div>
            <w:div w:id="442113166">
              <w:marLeft w:val="0"/>
              <w:marRight w:val="0"/>
              <w:marTop w:val="0"/>
              <w:marBottom w:val="0"/>
              <w:divBdr>
                <w:top w:val="none" w:sz="0" w:space="0" w:color="auto"/>
                <w:left w:val="none" w:sz="0" w:space="0" w:color="auto"/>
                <w:bottom w:val="none" w:sz="0" w:space="0" w:color="auto"/>
                <w:right w:val="none" w:sz="0" w:space="0" w:color="auto"/>
              </w:divBdr>
            </w:div>
            <w:div w:id="248001984">
              <w:marLeft w:val="0"/>
              <w:marRight w:val="0"/>
              <w:marTop w:val="0"/>
              <w:marBottom w:val="0"/>
              <w:divBdr>
                <w:top w:val="none" w:sz="0" w:space="0" w:color="auto"/>
                <w:left w:val="none" w:sz="0" w:space="0" w:color="auto"/>
                <w:bottom w:val="none" w:sz="0" w:space="0" w:color="auto"/>
                <w:right w:val="none" w:sz="0" w:space="0" w:color="auto"/>
              </w:divBdr>
            </w:div>
            <w:div w:id="379943220">
              <w:marLeft w:val="0"/>
              <w:marRight w:val="0"/>
              <w:marTop w:val="0"/>
              <w:marBottom w:val="0"/>
              <w:divBdr>
                <w:top w:val="none" w:sz="0" w:space="0" w:color="auto"/>
                <w:left w:val="none" w:sz="0" w:space="0" w:color="auto"/>
                <w:bottom w:val="none" w:sz="0" w:space="0" w:color="auto"/>
                <w:right w:val="none" w:sz="0" w:space="0" w:color="auto"/>
              </w:divBdr>
            </w:div>
            <w:div w:id="1902985808">
              <w:marLeft w:val="0"/>
              <w:marRight w:val="0"/>
              <w:marTop w:val="0"/>
              <w:marBottom w:val="0"/>
              <w:divBdr>
                <w:top w:val="none" w:sz="0" w:space="0" w:color="auto"/>
                <w:left w:val="none" w:sz="0" w:space="0" w:color="auto"/>
                <w:bottom w:val="none" w:sz="0" w:space="0" w:color="auto"/>
                <w:right w:val="none" w:sz="0" w:space="0" w:color="auto"/>
              </w:divBdr>
            </w:div>
            <w:div w:id="107546830">
              <w:marLeft w:val="0"/>
              <w:marRight w:val="0"/>
              <w:marTop w:val="0"/>
              <w:marBottom w:val="0"/>
              <w:divBdr>
                <w:top w:val="none" w:sz="0" w:space="0" w:color="auto"/>
                <w:left w:val="none" w:sz="0" w:space="0" w:color="auto"/>
                <w:bottom w:val="none" w:sz="0" w:space="0" w:color="auto"/>
                <w:right w:val="none" w:sz="0" w:space="0" w:color="auto"/>
              </w:divBdr>
            </w:div>
            <w:div w:id="1341351763">
              <w:marLeft w:val="0"/>
              <w:marRight w:val="0"/>
              <w:marTop w:val="0"/>
              <w:marBottom w:val="0"/>
              <w:divBdr>
                <w:top w:val="none" w:sz="0" w:space="0" w:color="auto"/>
                <w:left w:val="none" w:sz="0" w:space="0" w:color="auto"/>
                <w:bottom w:val="none" w:sz="0" w:space="0" w:color="auto"/>
                <w:right w:val="none" w:sz="0" w:space="0" w:color="auto"/>
              </w:divBdr>
            </w:div>
            <w:div w:id="1995257575">
              <w:marLeft w:val="0"/>
              <w:marRight w:val="0"/>
              <w:marTop w:val="0"/>
              <w:marBottom w:val="0"/>
              <w:divBdr>
                <w:top w:val="none" w:sz="0" w:space="0" w:color="auto"/>
                <w:left w:val="none" w:sz="0" w:space="0" w:color="auto"/>
                <w:bottom w:val="none" w:sz="0" w:space="0" w:color="auto"/>
                <w:right w:val="none" w:sz="0" w:space="0" w:color="auto"/>
              </w:divBdr>
            </w:div>
            <w:div w:id="1591161943">
              <w:marLeft w:val="0"/>
              <w:marRight w:val="0"/>
              <w:marTop w:val="0"/>
              <w:marBottom w:val="0"/>
              <w:divBdr>
                <w:top w:val="none" w:sz="0" w:space="0" w:color="auto"/>
                <w:left w:val="none" w:sz="0" w:space="0" w:color="auto"/>
                <w:bottom w:val="none" w:sz="0" w:space="0" w:color="auto"/>
                <w:right w:val="none" w:sz="0" w:space="0" w:color="auto"/>
              </w:divBdr>
            </w:div>
            <w:div w:id="350912175">
              <w:marLeft w:val="0"/>
              <w:marRight w:val="0"/>
              <w:marTop w:val="0"/>
              <w:marBottom w:val="0"/>
              <w:divBdr>
                <w:top w:val="none" w:sz="0" w:space="0" w:color="auto"/>
                <w:left w:val="none" w:sz="0" w:space="0" w:color="auto"/>
                <w:bottom w:val="none" w:sz="0" w:space="0" w:color="auto"/>
                <w:right w:val="none" w:sz="0" w:space="0" w:color="auto"/>
              </w:divBdr>
            </w:div>
            <w:div w:id="949625921">
              <w:marLeft w:val="0"/>
              <w:marRight w:val="0"/>
              <w:marTop w:val="0"/>
              <w:marBottom w:val="0"/>
              <w:divBdr>
                <w:top w:val="none" w:sz="0" w:space="0" w:color="auto"/>
                <w:left w:val="none" w:sz="0" w:space="0" w:color="auto"/>
                <w:bottom w:val="none" w:sz="0" w:space="0" w:color="auto"/>
                <w:right w:val="none" w:sz="0" w:space="0" w:color="auto"/>
              </w:divBdr>
            </w:div>
            <w:div w:id="1667785785">
              <w:marLeft w:val="0"/>
              <w:marRight w:val="0"/>
              <w:marTop w:val="0"/>
              <w:marBottom w:val="0"/>
              <w:divBdr>
                <w:top w:val="none" w:sz="0" w:space="0" w:color="auto"/>
                <w:left w:val="none" w:sz="0" w:space="0" w:color="auto"/>
                <w:bottom w:val="none" w:sz="0" w:space="0" w:color="auto"/>
                <w:right w:val="none" w:sz="0" w:space="0" w:color="auto"/>
              </w:divBdr>
            </w:div>
            <w:div w:id="139687394">
              <w:marLeft w:val="0"/>
              <w:marRight w:val="0"/>
              <w:marTop w:val="0"/>
              <w:marBottom w:val="0"/>
              <w:divBdr>
                <w:top w:val="none" w:sz="0" w:space="0" w:color="auto"/>
                <w:left w:val="none" w:sz="0" w:space="0" w:color="auto"/>
                <w:bottom w:val="none" w:sz="0" w:space="0" w:color="auto"/>
                <w:right w:val="none" w:sz="0" w:space="0" w:color="auto"/>
              </w:divBdr>
            </w:div>
            <w:div w:id="468670964">
              <w:marLeft w:val="0"/>
              <w:marRight w:val="0"/>
              <w:marTop w:val="0"/>
              <w:marBottom w:val="0"/>
              <w:divBdr>
                <w:top w:val="none" w:sz="0" w:space="0" w:color="auto"/>
                <w:left w:val="none" w:sz="0" w:space="0" w:color="auto"/>
                <w:bottom w:val="none" w:sz="0" w:space="0" w:color="auto"/>
                <w:right w:val="none" w:sz="0" w:space="0" w:color="auto"/>
              </w:divBdr>
            </w:div>
            <w:div w:id="128790736">
              <w:marLeft w:val="0"/>
              <w:marRight w:val="0"/>
              <w:marTop w:val="0"/>
              <w:marBottom w:val="0"/>
              <w:divBdr>
                <w:top w:val="none" w:sz="0" w:space="0" w:color="auto"/>
                <w:left w:val="none" w:sz="0" w:space="0" w:color="auto"/>
                <w:bottom w:val="none" w:sz="0" w:space="0" w:color="auto"/>
                <w:right w:val="none" w:sz="0" w:space="0" w:color="auto"/>
              </w:divBdr>
            </w:div>
            <w:div w:id="1117287748">
              <w:marLeft w:val="0"/>
              <w:marRight w:val="0"/>
              <w:marTop w:val="0"/>
              <w:marBottom w:val="0"/>
              <w:divBdr>
                <w:top w:val="none" w:sz="0" w:space="0" w:color="auto"/>
                <w:left w:val="none" w:sz="0" w:space="0" w:color="auto"/>
                <w:bottom w:val="none" w:sz="0" w:space="0" w:color="auto"/>
                <w:right w:val="none" w:sz="0" w:space="0" w:color="auto"/>
              </w:divBdr>
            </w:div>
            <w:div w:id="1761028089">
              <w:marLeft w:val="0"/>
              <w:marRight w:val="0"/>
              <w:marTop w:val="0"/>
              <w:marBottom w:val="0"/>
              <w:divBdr>
                <w:top w:val="none" w:sz="0" w:space="0" w:color="auto"/>
                <w:left w:val="none" w:sz="0" w:space="0" w:color="auto"/>
                <w:bottom w:val="none" w:sz="0" w:space="0" w:color="auto"/>
                <w:right w:val="none" w:sz="0" w:space="0" w:color="auto"/>
              </w:divBdr>
            </w:div>
            <w:div w:id="484860580">
              <w:marLeft w:val="0"/>
              <w:marRight w:val="0"/>
              <w:marTop w:val="0"/>
              <w:marBottom w:val="0"/>
              <w:divBdr>
                <w:top w:val="none" w:sz="0" w:space="0" w:color="auto"/>
                <w:left w:val="none" w:sz="0" w:space="0" w:color="auto"/>
                <w:bottom w:val="none" w:sz="0" w:space="0" w:color="auto"/>
                <w:right w:val="none" w:sz="0" w:space="0" w:color="auto"/>
              </w:divBdr>
            </w:div>
            <w:div w:id="1629168961">
              <w:marLeft w:val="0"/>
              <w:marRight w:val="0"/>
              <w:marTop w:val="0"/>
              <w:marBottom w:val="0"/>
              <w:divBdr>
                <w:top w:val="none" w:sz="0" w:space="0" w:color="auto"/>
                <w:left w:val="none" w:sz="0" w:space="0" w:color="auto"/>
                <w:bottom w:val="none" w:sz="0" w:space="0" w:color="auto"/>
                <w:right w:val="none" w:sz="0" w:space="0" w:color="auto"/>
              </w:divBdr>
            </w:div>
            <w:div w:id="1048578106">
              <w:marLeft w:val="0"/>
              <w:marRight w:val="0"/>
              <w:marTop w:val="0"/>
              <w:marBottom w:val="0"/>
              <w:divBdr>
                <w:top w:val="none" w:sz="0" w:space="0" w:color="auto"/>
                <w:left w:val="none" w:sz="0" w:space="0" w:color="auto"/>
                <w:bottom w:val="none" w:sz="0" w:space="0" w:color="auto"/>
                <w:right w:val="none" w:sz="0" w:space="0" w:color="auto"/>
              </w:divBdr>
            </w:div>
            <w:div w:id="766728139">
              <w:marLeft w:val="0"/>
              <w:marRight w:val="0"/>
              <w:marTop w:val="0"/>
              <w:marBottom w:val="0"/>
              <w:divBdr>
                <w:top w:val="none" w:sz="0" w:space="0" w:color="auto"/>
                <w:left w:val="none" w:sz="0" w:space="0" w:color="auto"/>
                <w:bottom w:val="none" w:sz="0" w:space="0" w:color="auto"/>
                <w:right w:val="none" w:sz="0" w:space="0" w:color="auto"/>
              </w:divBdr>
            </w:div>
            <w:div w:id="581258579">
              <w:marLeft w:val="0"/>
              <w:marRight w:val="0"/>
              <w:marTop w:val="0"/>
              <w:marBottom w:val="0"/>
              <w:divBdr>
                <w:top w:val="none" w:sz="0" w:space="0" w:color="auto"/>
                <w:left w:val="none" w:sz="0" w:space="0" w:color="auto"/>
                <w:bottom w:val="none" w:sz="0" w:space="0" w:color="auto"/>
                <w:right w:val="none" w:sz="0" w:space="0" w:color="auto"/>
              </w:divBdr>
            </w:div>
            <w:div w:id="123429067">
              <w:marLeft w:val="0"/>
              <w:marRight w:val="0"/>
              <w:marTop w:val="0"/>
              <w:marBottom w:val="0"/>
              <w:divBdr>
                <w:top w:val="none" w:sz="0" w:space="0" w:color="auto"/>
                <w:left w:val="none" w:sz="0" w:space="0" w:color="auto"/>
                <w:bottom w:val="none" w:sz="0" w:space="0" w:color="auto"/>
                <w:right w:val="none" w:sz="0" w:space="0" w:color="auto"/>
              </w:divBdr>
            </w:div>
            <w:div w:id="1592085533">
              <w:marLeft w:val="0"/>
              <w:marRight w:val="0"/>
              <w:marTop w:val="0"/>
              <w:marBottom w:val="0"/>
              <w:divBdr>
                <w:top w:val="none" w:sz="0" w:space="0" w:color="auto"/>
                <w:left w:val="none" w:sz="0" w:space="0" w:color="auto"/>
                <w:bottom w:val="none" w:sz="0" w:space="0" w:color="auto"/>
                <w:right w:val="none" w:sz="0" w:space="0" w:color="auto"/>
              </w:divBdr>
            </w:div>
            <w:div w:id="630019017">
              <w:marLeft w:val="0"/>
              <w:marRight w:val="0"/>
              <w:marTop w:val="0"/>
              <w:marBottom w:val="0"/>
              <w:divBdr>
                <w:top w:val="none" w:sz="0" w:space="0" w:color="auto"/>
                <w:left w:val="none" w:sz="0" w:space="0" w:color="auto"/>
                <w:bottom w:val="none" w:sz="0" w:space="0" w:color="auto"/>
                <w:right w:val="none" w:sz="0" w:space="0" w:color="auto"/>
              </w:divBdr>
            </w:div>
            <w:div w:id="1778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7172">
      <w:bodyDiv w:val="1"/>
      <w:marLeft w:val="0"/>
      <w:marRight w:val="0"/>
      <w:marTop w:val="0"/>
      <w:marBottom w:val="0"/>
      <w:divBdr>
        <w:top w:val="none" w:sz="0" w:space="0" w:color="auto"/>
        <w:left w:val="none" w:sz="0" w:space="0" w:color="auto"/>
        <w:bottom w:val="none" w:sz="0" w:space="0" w:color="auto"/>
        <w:right w:val="none" w:sz="0" w:space="0" w:color="auto"/>
      </w:divBdr>
      <w:divsChild>
        <w:div w:id="1488210644">
          <w:marLeft w:val="0"/>
          <w:marRight w:val="0"/>
          <w:marTop w:val="0"/>
          <w:marBottom w:val="0"/>
          <w:divBdr>
            <w:top w:val="none" w:sz="0" w:space="0" w:color="auto"/>
            <w:left w:val="none" w:sz="0" w:space="0" w:color="auto"/>
            <w:bottom w:val="none" w:sz="0" w:space="0" w:color="auto"/>
            <w:right w:val="none" w:sz="0" w:space="0" w:color="auto"/>
          </w:divBdr>
          <w:divsChild>
            <w:div w:id="7697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6594">
      <w:bodyDiv w:val="1"/>
      <w:marLeft w:val="0"/>
      <w:marRight w:val="0"/>
      <w:marTop w:val="0"/>
      <w:marBottom w:val="0"/>
      <w:divBdr>
        <w:top w:val="none" w:sz="0" w:space="0" w:color="auto"/>
        <w:left w:val="none" w:sz="0" w:space="0" w:color="auto"/>
        <w:bottom w:val="none" w:sz="0" w:space="0" w:color="auto"/>
        <w:right w:val="none" w:sz="0" w:space="0" w:color="auto"/>
      </w:divBdr>
    </w:div>
    <w:div w:id="2145928673">
      <w:bodyDiv w:val="1"/>
      <w:marLeft w:val="0"/>
      <w:marRight w:val="0"/>
      <w:marTop w:val="0"/>
      <w:marBottom w:val="0"/>
      <w:divBdr>
        <w:top w:val="none" w:sz="0" w:space="0" w:color="auto"/>
        <w:left w:val="none" w:sz="0" w:space="0" w:color="auto"/>
        <w:bottom w:val="none" w:sz="0" w:space="0" w:color="auto"/>
        <w:right w:val="none" w:sz="0" w:space="0" w:color="auto"/>
      </w:divBdr>
      <w:divsChild>
        <w:div w:id="1835873544">
          <w:marLeft w:val="0"/>
          <w:marRight w:val="0"/>
          <w:marTop w:val="0"/>
          <w:marBottom w:val="0"/>
          <w:divBdr>
            <w:top w:val="none" w:sz="0" w:space="0" w:color="auto"/>
            <w:left w:val="none" w:sz="0" w:space="0" w:color="auto"/>
            <w:bottom w:val="none" w:sz="0" w:space="0" w:color="auto"/>
            <w:right w:val="none" w:sz="0" w:space="0" w:color="auto"/>
          </w:divBdr>
          <w:divsChild>
            <w:div w:id="37705363">
              <w:marLeft w:val="0"/>
              <w:marRight w:val="0"/>
              <w:marTop w:val="0"/>
              <w:marBottom w:val="0"/>
              <w:divBdr>
                <w:top w:val="none" w:sz="0" w:space="0" w:color="auto"/>
                <w:left w:val="none" w:sz="0" w:space="0" w:color="auto"/>
                <w:bottom w:val="none" w:sz="0" w:space="0" w:color="auto"/>
                <w:right w:val="none" w:sz="0" w:space="0" w:color="auto"/>
              </w:divBdr>
            </w:div>
            <w:div w:id="1979798609">
              <w:marLeft w:val="0"/>
              <w:marRight w:val="0"/>
              <w:marTop w:val="0"/>
              <w:marBottom w:val="0"/>
              <w:divBdr>
                <w:top w:val="none" w:sz="0" w:space="0" w:color="auto"/>
                <w:left w:val="none" w:sz="0" w:space="0" w:color="auto"/>
                <w:bottom w:val="none" w:sz="0" w:space="0" w:color="auto"/>
                <w:right w:val="none" w:sz="0" w:space="0" w:color="auto"/>
              </w:divBdr>
            </w:div>
            <w:div w:id="1360738136">
              <w:marLeft w:val="0"/>
              <w:marRight w:val="0"/>
              <w:marTop w:val="0"/>
              <w:marBottom w:val="0"/>
              <w:divBdr>
                <w:top w:val="none" w:sz="0" w:space="0" w:color="auto"/>
                <w:left w:val="none" w:sz="0" w:space="0" w:color="auto"/>
                <w:bottom w:val="none" w:sz="0" w:space="0" w:color="auto"/>
                <w:right w:val="none" w:sz="0" w:space="0" w:color="auto"/>
              </w:divBdr>
            </w:div>
            <w:div w:id="1441099049">
              <w:marLeft w:val="0"/>
              <w:marRight w:val="0"/>
              <w:marTop w:val="0"/>
              <w:marBottom w:val="0"/>
              <w:divBdr>
                <w:top w:val="none" w:sz="0" w:space="0" w:color="auto"/>
                <w:left w:val="none" w:sz="0" w:space="0" w:color="auto"/>
                <w:bottom w:val="none" w:sz="0" w:space="0" w:color="auto"/>
                <w:right w:val="none" w:sz="0" w:space="0" w:color="auto"/>
              </w:divBdr>
            </w:div>
            <w:div w:id="1963153093">
              <w:marLeft w:val="0"/>
              <w:marRight w:val="0"/>
              <w:marTop w:val="0"/>
              <w:marBottom w:val="0"/>
              <w:divBdr>
                <w:top w:val="none" w:sz="0" w:space="0" w:color="auto"/>
                <w:left w:val="none" w:sz="0" w:space="0" w:color="auto"/>
                <w:bottom w:val="none" w:sz="0" w:space="0" w:color="auto"/>
                <w:right w:val="none" w:sz="0" w:space="0" w:color="auto"/>
              </w:divBdr>
            </w:div>
            <w:div w:id="1499929046">
              <w:marLeft w:val="0"/>
              <w:marRight w:val="0"/>
              <w:marTop w:val="0"/>
              <w:marBottom w:val="0"/>
              <w:divBdr>
                <w:top w:val="none" w:sz="0" w:space="0" w:color="auto"/>
                <w:left w:val="none" w:sz="0" w:space="0" w:color="auto"/>
                <w:bottom w:val="none" w:sz="0" w:space="0" w:color="auto"/>
                <w:right w:val="none" w:sz="0" w:space="0" w:color="auto"/>
              </w:divBdr>
            </w:div>
            <w:div w:id="1065570380">
              <w:marLeft w:val="0"/>
              <w:marRight w:val="0"/>
              <w:marTop w:val="0"/>
              <w:marBottom w:val="0"/>
              <w:divBdr>
                <w:top w:val="none" w:sz="0" w:space="0" w:color="auto"/>
                <w:left w:val="none" w:sz="0" w:space="0" w:color="auto"/>
                <w:bottom w:val="none" w:sz="0" w:space="0" w:color="auto"/>
                <w:right w:val="none" w:sz="0" w:space="0" w:color="auto"/>
              </w:divBdr>
            </w:div>
            <w:div w:id="184833583">
              <w:marLeft w:val="0"/>
              <w:marRight w:val="0"/>
              <w:marTop w:val="0"/>
              <w:marBottom w:val="0"/>
              <w:divBdr>
                <w:top w:val="none" w:sz="0" w:space="0" w:color="auto"/>
                <w:left w:val="none" w:sz="0" w:space="0" w:color="auto"/>
                <w:bottom w:val="none" w:sz="0" w:space="0" w:color="auto"/>
                <w:right w:val="none" w:sz="0" w:space="0" w:color="auto"/>
              </w:divBdr>
            </w:div>
            <w:div w:id="2102027896">
              <w:marLeft w:val="0"/>
              <w:marRight w:val="0"/>
              <w:marTop w:val="0"/>
              <w:marBottom w:val="0"/>
              <w:divBdr>
                <w:top w:val="none" w:sz="0" w:space="0" w:color="auto"/>
                <w:left w:val="none" w:sz="0" w:space="0" w:color="auto"/>
                <w:bottom w:val="none" w:sz="0" w:space="0" w:color="auto"/>
                <w:right w:val="none" w:sz="0" w:space="0" w:color="auto"/>
              </w:divBdr>
            </w:div>
            <w:div w:id="841703233">
              <w:marLeft w:val="0"/>
              <w:marRight w:val="0"/>
              <w:marTop w:val="0"/>
              <w:marBottom w:val="0"/>
              <w:divBdr>
                <w:top w:val="none" w:sz="0" w:space="0" w:color="auto"/>
                <w:left w:val="none" w:sz="0" w:space="0" w:color="auto"/>
                <w:bottom w:val="none" w:sz="0" w:space="0" w:color="auto"/>
                <w:right w:val="none" w:sz="0" w:space="0" w:color="auto"/>
              </w:divBdr>
            </w:div>
            <w:div w:id="1628703798">
              <w:marLeft w:val="0"/>
              <w:marRight w:val="0"/>
              <w:marTop w:val="0"/>
              <w:marBottom w:val="0"/>
              <w:divBdr>
                <w:top w:val="none" w:sz="0" w:space="0" w:color="auto"/>
                <w:left w:val="none" w:sz="0" w:space="0" w:color="auto"/>
                <w:bottom w:val="none" w:sz="0" w:space="0" w:color="auto"/>
                <w:right w:val="none" w:sz="0" w:space="0" w:color="auto"/>
              </w:divBdr>
            </w:div>
            <w:div w:id="2074044004">
              <w:marLeft w:val="0"/>
              <w:marRight w:val="0"/>
              <w:marTop w:val="0"/>
              <w:marBottom w:val="0"/>
              <w:divBdr>
                <w:top w:val="none" w:sz="0" w:space="0" w:color="auto"/>
                <w:left w:val="none" w:sz="0" w:space="0" w:color="auto"/>
                <w:bottom w:val="none" w:sz="0" w:space="0" w:color="auto"/>
                <w:right w:val="none" w:sz="0" w:space="0" w:color="auto"/>
              </w:divBdr>
            </w:div>
            <w:div w:id="981495921">
              <w:marLeft w:val="0"/>
              <w:marRight w:val="0"/>
              <w:marTop w:val="0"/>
              <w:marBottom w:val="0"/>
              <w:divBdr>
                <w:top w:val="none" w:sz="0" w:space="0" w:color="auto"/>
                <w:left w:val="none" w:sz="0" w:space="0" w:color="auto"/>
                <w:bottom w:val="none" w:sz="0" w:space="0" w:color="auto"/>
                <w:right w:val="none" w:sz="0" w:space="0" w:color="auto"/>
              </w:divBdr>
            </w:div>
            <w:div w:id="1113941856">
              <w:marLeft w:val="0"/>
              <w:marRight w:val="0"/>
              <w:marTop w:val="0"/>
              <w:marBottom w:val="0"/>
              <w:divBdr>
                <w:top w:val="none" w:sz="0" w:space="0" w:color="auto"/>
                <w:left w:val="none" w:sz="0" w:space="0" w:color="auto"/>
                <w:bottom w:val="none" w:sz="0" w:space="0" w:color="auto"/>
                <w:right w:val="none" w:sz="0" w:space="0" w:color="auto"/>
              </w:divBdr>
            </w:div>
            <w:div w:id="1716615744">
              <w:marLeft w:val="0"/>
              <w:marRight w:val="0"/>
              <w:marTop w:val="0"/>
              <w:marBottom w:val="0"/>
              <w:divBdr>
                <w:top w:val="none" w:sz="0" w:space="0" w:color="auto"/>
                <w:left w:val="none" w:sz="0" w:space="0" w:color="auto"/>
                <w:bottom w:val="none" w:sz="0" w:space="0" w:color="auto"/>
                <w:right w:val="none" w:sz="0" w:space="0" w:color="auto"/>
              </w:divBdr>
            </w:div>
            <w:div w:id="325284780">
              <w:marLeft w:val="0"/>
              <w:marRight w:val="0"/>
              <w:marTop w:val="0"/>
              <w:marBottom w:val="0"/>
              <w:divBdr>
                <w:top w:val="none" w:sz="0" w:space="0" w:color="auto"/>
                <w:left w:val="none" w:sz="0" w:space="0" w:color="auto"/>
                <w:bottom w:val="none" w:sz="0" w:space="0" w:color="auto"/>
                <w:right w:val="none" w:sz="0" w:space="0" w:color="auto"/>
              </w:divBdr>
            </w:div>
            <w:div w:id="808519711">
              <w:marLeft w:val="0"/>
              <w:marRight w:val="0"/>
              <w:marTop w:val="0"/>
              <w:marBottom w:val="0"/>
              <w:divBdr>
                <w:top w:val="none" w:sz="0" w:space="0" w:color="auto"/>
                <w:left w:val="none" w:sz="0" w:space="0" w:color="auto"/>
                <w:bottom w:val="none" w:sz="0" w:space="0" w:color="auto"/>
                <w:right w:val="none" w:sz="0" w:space="0" w:color="auto"/>
              </w:divBdr>
            </w:div>
            <w:div w:id="264654077">
              <w:marLeft w:val="0"/>
              <w:marRight w:val="0"/>
              <w:marTop w:val="0"/>
              <w:marBottom w:val="0"/>
              <w:divBdr>
                <w:top w:val="none" w:sz="0" w:space="0" w:color="auto"/>
                <w:left w:val="none" w:sz="0" w:space="0" w:color="auto"/>
                <w:bottom w:val="none" w:sz="0" w:space="0" w:color="auto"/>
                <w:right w:val="none" w:sz="0" w:space="0" w:color="auto"/>
              </w:divBdr>
            </w:div>
            <w:div w:id="929585234">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784037912">
              <w:marLeft w:val="0"/>
              <w:marRight w:val="0"/>
              <w:marTop w:val="0"/>
              <w:marBottom w:val="0"/>
              <w:divBdr>
                <w:top w:val="none" w:sz="0" w:space="0" w:color="auto"/>
                <w:left w:val="none" w:sz="0" w:space="0" w:color="auto"/>
                <w:bottom w:val="none" w:sz="0" w:space="0" w:color="auto"/>
                <w:right w:val="none" w:sz="0" w:space="0" w:color="auto"/>
              </w:divBdr>
            </w:div>
            <w:div w:id="1769617391">
              <w:marLeft w:val="0"/>
              <w:marRight w:val="0"/>
              <w:marTop w:val="0"/>
              <w:marBottom w:val="0"/>
              <w:divBdr>
                <w:top w:val="none" w:sz="0" w:space="0" w:color="auto"/>
                <w:left w:val="none" w:sz="0" w:space="0" w:color="auto"/>
                <w:bottom w:val="none" w:sz="0" w:space="0" w:color="auto"/>
                <w:right w:val="none" w:sz="0" w:space="0" w:color="auto"/>
              </w:divBdr>
            </w:div>
            <w:div w:id="1985621318">
              <w:marLeft w:val="0"/>
              <w:marRight w:val="0"/>
              <w:marTop w:val="0"/>
              <w:marBottom w:val="0"/>
              <w:divBdr>
                <w:top w:val="none" w:sz="0" w:space="0" w:color="auto"/>
                <w:left w:val="none" w:sz="0" w:space="0" w:color="auto"/>
                <w:bottom w:val="none" w:sz="0" w:space="0" w:color="auto"/>
                <w:right w:val="none" w:sz="0" w:space="0" w:color="auto"/>
              </w:divBdr>
            </w:div>
            <w:div w:id="1644000081">
              <w:marLeft w:val="0"/>
              <w:marRight w:val="0"/>
              <w:marTop w:val="0"/>
              <w:marBottom w:val="0"/>
              <w:divBdr>
                <w:top w:val="none" w:sz="0" w:space="0" w:color="auto"/>
                <w:left w:val="none" w:sz="0" w:space="0" w:color="auto"/>
                <w:bottom w:val="none" w:sz="0" w:space="0" w:color="auto"/>
                <w:right w:val="none" w:sz="0" w:space="0" w:color="auto"/>
              </w:divBdr>
            </w:div>
            <w:div w:id="214004939">
              <w:marLeft w:val="0"/>
              <w:marRight w:val="0"/>
              <w:marTop w:val="0"/>
              <w:marBottom w:val="0"/>
              <w:divBdr>
                <w:top w:val="none" w:sz="0" w:space="0" w:color="auto"/>
                <w:left w:val="none" w:sz="0" w:space="0" w:color="auto"/>
                <w:bottom w:val="none" w:sz="0" w:space="0" w:color="auto"/>
                <w:right w:val="none" w:sz="0" w:space="0" w:color="auto"/>
              </w:divBdr>
            </w:div>
            <w:div w:id="1065954477">
              <w:marLeft w:val="0"/>
              <w:marRight w:val="0"/>
              <w:marTop w:val="0"/>
              <w:marBottom w:val="0"/>
              <w:divBdr>
                <w:top w:val="none" w:sz="0" w:space="0" w:color="auto"/>
                <w:left w:val="none" w:sz="0" w:space="0" w:color="auto"/>
                <w:bottom w:val="none" w:sz="0" w:space="0" w:color="auto"/>
                <w:right w:val="none" w:sz="0" w:space="0" w:color="auto"/>
              </w:divBdr>
            </w:div>
            <w:div w:id="20714214">
              <w:marLeft w:val="0"/>
              <w:marRight w:val="0"/>
              <w:marTop w:val="0"/>
              <w:marBottom w:val="0"/>
              <w:divBdr>
                <w:top w:val="none" w:sz="0" w:space="0" w:color="auto"/>
                <w:left w:val="none" w:sz="0" w:space="0" w:color="auto"/>
                <w:bottom w:val="none" w:sz="0" w:space="0" w:color="auto"/>
                <w:right w:val="none" w:sz="0" w:space="0" w:color="auto"/>
              </w:divBdr>
            </w:div>
            <w:div w:id="196548021">
              <w:marLeft w:val="0"/>
              <w:marRight w:val="0"/>
              <w:marTop w:val="0"/>
              <w:marBottom w:val="0"/>
              <w:divBdr>
                <w:top w:val="none" w:sz="0" w:space="0" w:color="auto"/>
                <w:left w:val="none" w:sz="0" w:space="0" w:color="auto"/>
                <w:bottom w:val="none" w:sz="0" w:space="0" w:color="auto"/>
                <w:right w:val="none" w:sz="0" w:space="0" w:color="auto"/>
              </w:divBdr>
            </w:div>
            <w:div w:id="1574778309">
              <w:marLeft w:val="0"/>
              <w:marRight w:val="0"/>
              <w:marTop w:val="0"/>
              <w:marBottom w:val="0"/>
              <w:divBdr>
                <w:top w:val="none" w:sz="0" w:space="0" w:color="auto"/>
                <w:left w:val="none" w:sz="0" w:space="0" w:color="auto"/>
                <w:bottom w:val="none" w:sz="0" w:space="0" w:color="auto"/>
                <w:right w:val="none" w:sz="0" w:space="0" w:color="auto"/>
              </w:divBdr>
            </w:div>
            <w:div w:id="1886599619">
              <w:marLeft w:val="0"/>
              <w:marRight w:val="0"/>
              <w:marTop w:val="0"/>
              <w:marBottom w:val="0"/>
              <w:divBdr>
                <w:top w:val="none" w:sz="0" w:space="0" w:color="auto"/>
                <w:left w:val="none" w:sz="0" w:space="0" w:color="auto"/>
                <w:bottom w:val="none" w:sz="0" w:space="0" w:color="auto"/>
                <w:right w:val="none" w:sz="0" w:space="0" w:color="auto"/>
              </w:divBdr>
            </w:div>
            <w:div w:id="2084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google.com/spreadsheets/d/1darzMTlkqN4nDWOetW_6vCuqbGukEvN_9XYohwB_QLE/edit?usp=sharing%2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package" Target="embeddings/Microsoft_Word_Document.docx"/><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9FED60162CD543B321E83323CE2551" ma:contentTypeVersion="23" ma:contentTypeDescription="Create a new document." ma:contentTypeScope="" ma:versionID="e8787f71f43443debcc2bce2f5b9fb45">
  <xsd:schema xmlns:xsd="http://www.w3.org/2001/XMLSchema" xmlns:xs="http://www.w3.org/2001/XMLSchema" xmlns:p="http://schemas.microsoft.com/office/2006/metadata/properties" targetNamespace="http://schemas.microsoft.com/office/2006/metadata/properties" ma:root="true" ma:fieldsID="b281e7fc26d4293b92ca3a3aa3ce68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80499D-CB70-41DE-9B8E-FC4959BD2F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1CB87D-4C31-4C9B-A304-BA0B5B980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15ED506-CE7E-4B28-9800-E7471B6636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6062</Words>
  <Characters>33346</Characters>
  <Application>Microsoft Office Word</Application>
  <DocSecurity>0</DocSecurity>
  <Lines>277</Lines>
  <Paragraphs>78</Paragraphs>
  <ScaleCrop>false</ScaleCrop>
  <HeadingPairs>
    <vt:vector size="2" baseType="variant">
      <vt:variant>
        <vt:lpstr>Titel</vt:lpstr>
      </vt:variant>
      <vt:variant>
        <vt:i4>1</vt:i4>
      </vt:variant>
    </vt:vector>
  </HeadingPairs>
  <TitlesOfParts>
    <vt:vector size="1" baseType="lpstr">
      <vt:lpstr/>
    </vt:vector>
  </TitlesOfParts>
  <Company>sportwebs</Company>
  <LinksUpToDate>false</LinksUpToDate>
  <CharactersWithSpaces>39330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Gert Morlion</dc:creator>
  <cp:lastModifiedBy>Gert Morlion</cp:lastModifiedBy>
  <cp:revision>3</cp:revision>
  <dcterms:created xsi:type="dcterms:W3CDTF">2025-05-13T08:20:00Z</dcterms:created>
  <dcterms:modified xsi:type="dcterms:W3CDTF">2025-05-13T08:20:00Z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0x0101001F9FED60162CD543B321E83323CE2551</vt:lpwstr>
  </property>
</Properties>
</file>